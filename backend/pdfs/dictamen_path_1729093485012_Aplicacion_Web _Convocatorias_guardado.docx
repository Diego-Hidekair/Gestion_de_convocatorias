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013B801" w14:textId="5FF53A23" w:rsidR="00EE3DC6" w:rsidRPr="00A56055" w:rsidRDefault="00EE3DC6">
      <w:pPr>
        <w:ind w:left="708"/>
        <w:jc w:val="center"/>
        <w:rPr>
          <w:rFonts w:cs="Times New Roman"/>
          <w:b/>
          <w:bCs/>
          <w:sz w:val="36"/>
          <w:szCs w:val="36"/>
          <w:lang w:val="es-BO"/>
        </w:rPr>
        <w:pPrChange w:id="0" w:author="Hidekair" w:date="2024-09-24T18:23:00Z" w16du:dateUtc="2024-09-24T22:23:00Z">
          <w:pPr>
            <w:ind w:left="708" w:hanging="708"/>
            <w:jc w:val="center"/>
          </w:pPr>
        </w:pPrChange>
      </w:pPr>
      <w:bookmarkStart w:id="1" w:name="_Toc167227150"/>
      <w:r w:rsidRPr="00A56055">
        <w:rPr>
          <w:rFonts w:cs="Times New Roman"/>
          <w:b/>
          <w:bCs/>
          <w:sz w:val="36"/>
          <w:szCs w:val="36"/>
          <w:lang w:val="es-BO"/>
        </w:rPr>
        <w:t>UNIVERSIDAD AUTONOMA TOMAS FRIAS</w:t>
      </w:r>
    </w:p>
    <w:p w14:paraId="18E4BC8A" w14:textId="40692F1A" w:rsidR="00EE3DC6" w:rsidRPr="00A56055" w:rsidRDefault="00C12B28" w:rsidP="00EE3DC6">
      <w:pPr>
        <w:ind w:left="708" w:hanging="708"/>
        <w:jc w:val="center"/>
        <w:rPr>
          <w:rFonts w:cs="Times New Roman"/>
          <w:b/>
          <w:bCs/>
          <w:sz w:val="28"/>
          <w:szCs w:val="28"/>
          <w:lang w:val="es-BO"/>
        </w:rPr>
      </w:pPr>
      <w:r>
        <w:rPr>
          <w:noProof/>
        </w:rPr>
        <w:drawing>
          <wp:anchor distT="0" distB="0" distL="114300" distR="114300" simplePos="0" relativeHeight="251659264" behindDoc="0" locked="0" layoutInCell="1" allowOverlap="1" wp14:anchorId="06FF4CEF" wp14:editId="1CDBF792">
            <wp:simplePos x="0" y="0"/>
            <wp:positionH relativeFrom="column">
              <wp:posOffset>1685925</wp:posOffset>
            </wp:positionH>
            <wp:positionV relativeFrom="paragraph">
              <wp:posOffset>823784</wp:posOffset>
            </wp:positionV>
            <wp:extent cx="2571750" cy="2943225"/>
            <wp:effectExtent l="0" t="0" r="0" b="9525"/>
            <wp:wrapTopAndBottom/>
            <wp:docPr id="154565323" name="Imagen 1" descr="Universidad Autónoma Tomás Frí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Autónoma Tomás Frías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943225"/>
                    </a:xfrm>
                    <a:prstGeom prst="rect">
                      <a:avLst/>
                    </a:prstGeom>
                    <a:noFill/>
                    <a:ln>
                      <a:noFill/>
                    </a:ln>
                  </pic:spPr>
                </pic:pic>
              </a:graphicData>
            </a:graphic>
          </wp:anchor>
        </w:drawing>
      </w:r>
      <w:r w:rsidR="00EE3DC6" w:rsidRPr="00A56055">
        <w:rPr>
          <w:rFonts w:cs="Times New Roman"/>
          <w:b/>
          <w:bCs/>
          <w:sz w:val="28"/>
          <w:szCs w:val="28"/>
          <w:lang w:val="es-BO"/>
        </w:rPr>
        <w:t>CARRERA DE INGENIERIA DE SISTEMAS</w:t>
      </w:r>
    </w:p>
    <w:p w14:paraId="594F7E87" w14:textId="582C8EA5" w:rsidR="00C12B28" w:rsidRPr="00A56055" w:rsidRDefault="00C12B28" w:rsidP="00EE3DC6">
      <w:pPr>
        <w:ind w:left="708" w:hanging="708"/>
        <w:jc w:val="center"/>
        <w:rPr>
          <w:rFonts w:cs="Times New Roman"/>
          <w:b/>
          <w:bCs/>
          <w:sz w:val="28"/>
          <w:szCs w:val="28"/>
          <w:lang w:val="es-BO"/>
        </w:rPr>
      </w:pPr>
    </w:p>
    <w:p w14:paraId="7725A4EE" w14:textId="77777777" w:rsidR="00EE3DC6" w:rsidRPr="00A56055" w:rsidRDefault="00EE3DC6" w:rsidP="00EE3DC6">
      <w:pPr>
        <w:ind w:left="708" w:hanging="708"/>
        <w:jc w:val="center"/>
        <w:rPr>
          <w:rFonts w:cs="Times New Roman"/>
          <w:b/>
          <w:bCs/>
          <w:sz w:val="24"/>
          <w:szCs w:val="24"/>
          <w:lang w:val="es-BO"/>
        </w:rPr>
      </w:pPr>
    </w:p>
    <w:p w14:paraId="6F220082" w14:textId="57D73B2A" w:rsidR="00EE3DC6" w:rsidRPr="00A56055" w:rsidRDefault="00EE3DC6" w:rsidP="00EE3DC6">
      <w:pPr>
        <w:ind w:left="708" w:hanging="708"/>
        <w:jc w:val="center"/>
        <w:rPr>
          <w:rFonts w:cs="Times New Roman"/>
          <w:b/>
          <w:bCs/>
          <w:sz w:val="24"/>
          <w:szCs w:val="24"/>
          <w:lang w:val="es-BO"/>
        </w:rPr>
      </w:pPr>
      <w:r w:rsidRPr="00A56055">
        <w:rPr>
          <w:rFonts w:cs="Times New Roman"/>
          <w:b/>
          <w:bCs/>
          <w:sz w:val="24"/>
          <w:szCs w:val="24"/>
          <w:lang w:val="es-BO"/>
        </w:rPr>
        <w:t>TRABAJO DIRIGIDO</w:t>
      </w:r>
    </w:p>
    <w:p w14:paraId="2C03662D" w14:textId="77777777" w:rsidR="00EE3DC6" w:rsidRPr="00A576F3" w:rsidRDefault="00EE3DC6" w:rsidP="00EE3DC6">
      <w:pPr>
        <w:jc w:val="center"/>
        <w:rPr>
          <w:rFonts w:ascii="Arial" w:hAnsi="Arial" w:cs="Arial"/>
          <w:b/>
          <w:bCs/>
          <w:sz w:val="28"/>
          <w:szCs w:val="28"/>
          <w:lang w:val="es-BO"/>
        </w:rPr>
      </w:pPr>
      <w:r>
        <w:rPr>
          <w:rFonts w:ascii="Arial" w:hAnsi="Arial" w:cs="Arial"/>
          <w:b/>
          <w:bCs/>
          <w:sz w:val="28"/>
          <w:szCs w:val="28"/>
          <w:lang w:val="es-BO"/>
        </w:rPr>
        <w:t xml:space="preserve">Aplicación </w:t>
      </w:r>
      <w:r w:rsidRPr="00A576F3">
        <w:rPr>
          <w:rFonts w:ascii="Arial" w:hAnsi="Arial" w:cs="Arial"/>
          <w:b/>
          <w:bCs/>
          <w:sz w:val="28"/>
          <w:szCs w:val="28"/>
          <w:lang w:val="es-BO"/>
        </w:rPr>
        <w:t xml:space="preserve">Web para la Gestión de Convocatorias </w:t>
      </w:r>
      <w:r>
        <w:rPr>
          <w:rFonts w:ascii="Arial" w:hAnsi="Arial" w:cs="Arial"/>
          <w:b/>
          <w:bCs/>
          <w:sz w:val="28"/>
          <w:szCs w:val="28"/>
          <w:lang w:val="es-BO"/>
        </w:rPr>
        <w:t xml:space="preserve">Para Contratación de Docentes </w:t>
      </w:r>
      <w:r w:rsidRPr="00A576F3">
        <w:rPr>
          <w:rFonts w:ascii="Arial" w:hAnsi="Arial" w:cs="Arial"/>
          <w:b/>
          <w:bCs/>
          <w:sz w:val="28"/>
          <w:szCs w:val="28"/>
          <w:lang w:val="es-BO"/>
        </w:rPr>
        <w:t>en la Universidad Autónoma Tomás Frías</w:t>
      </w:r>
    </w:p>
    <w:p w14:paraId="41FD8F99" w14:textId="05134F3D" w:rsidR="00EE3DC6" w:rsidRPr="00EE3DC6" w:rsidRDefault="00EE3DC6" w:rsidP="00EE3DC6">
      <w:pPr>
        <w:ind w:left="7513" w:firstLine="1"/>
        <w:jc w:val="right"/>
        <w:rPr>
          <w:rFonts w:ascii="Arial" w:hAnsi="Arial" w:cs="Arial"/>
          <w:i/>
          <w:iCs/>
          <w:sz w:val="18"/>
          <w:szCs w:val="18"/>
          <w:lang w:val="es-BO"/>
        </w:rPr>
      </w:pPr>
      <w:r w:rsidRPr="00EE3DC6">
        <w:rPr>
          <w:rFonts w:ascii="Arial" w:hAnsi="Arial" w:cs="Arial"/>
          <w:i/>
          <w:iCs/>
          <w:sz w:val="18"/>
          <w:szCs w:val="18"/>
          <w:lang w:val="es-BO"/>
        </w:rPr>
        <w:t>Para optar por el título de licenciado en Ingeniería de Sistema</w:t>
      </w:r>
    </w:p>
    <w:p w14:paraId="79D5D856" w14:textId="548F2C32" w:rsidR="00EE3DC6" w:rsidRDefault="00C12B28" w:rsidP="00EE3DC6">
      <w:pPr>
        <w:ind w:left="708" w:hanging="708"/>
        <w:jc w:val="center"/>
        <w:rPr>
          <w:rFonts w:cs="Times New Roman"/>
          <w:b/>
          <w:bCs/>
          <w:sz w:val="28"/>
          <w:szCs w:val="28"/>
          <w:lang w:val="es-BO"/>
        </w:rPr>
      </w:pPr>
      <w:r>
        <w:rPr>
          <w:rFonts w:cs="Times New Roman"/>
          <w:b/>
          <w:bCs/>
          <w:sz w:val="28"/>
          <w:szCs w:val="28"/>
          <w:lang w:val="es-BO"/>
        </w:rPr>
        <w:t>POR: DIEGO ISRAEL FAJARDO CANAZA</w:t>
      </w:r>
    </w:p>
    <w:p w14:paraId="62BCB827" w14:textId="2B463462" w:rsidR="00C12B28" w:rsidRDefault="00C12B28" w:rsidP="00EE3DC6">
      <w:pPr>
        <w:ind w:left="708" w:hanging="708"/>
        <w:jc w:val="center"/>
        <w:rPr>
          <w:rFonts w:cs="Times New Roman"/>
          <w:b/>
          <w:bCs/>
          <w:sz w:val="28"/>
          <w:szCs w:val="28"/>
          <w:lang w:val="es-BO"/>
        </w:rPr>
      </w:pPr>
      <w:r>
        <w:rPr>
          <w:rFonts w:cs="Times New Roman"/>
          <w:b/>
          <w:bCs/>
          <w:sz w:val="28"/>
          <w:szCs w:val="28"/>
          <w:lang w:val="es-BO"/>
        </w:rPr>
        <w:t>TUTOR: M.SC. LIC. ANNY MERCADO ALGARAÑAZ</w:t>
      </w:r>
    </w:p>
    <w:p w14:paraId="7708AF02" w14:textId="546C10F8" w:rsidR="00C12B28" w:rsidRPr="00A56055" w:rsidRDefault="00C12B28" w:rsidP="00C12B28">
      <w:pPr>
        <w:ind w:left="708" w:hanging="708"/>
        <w:jc w:val="center"/>
        <w:rPr>
          <w:rFonts w:eastAsia="SimSun" w:cs="Times New Roman"/>
          <w:b/>
          <w:bCs/>
          <w:sz w:val="24"/>
          <w:szCs w:val="24"/>
          <w:lang w:val="es-BO"/>
        </w:rPr>
      </w:pPr>
      <w:proofErr w:type="spellStart"/>
      <w:r w:rsidRPr="00A56055">
        <w:rPr>
          <w:rFonts w:eastAsia="SimSun" w:cs="Times New Roman"/>
          <w:b/>
          <w:bCs/>
          <w:sz w:val="24"/>
          <w:szCs w:val="24"/>
          <w:lang w:val="es-BO"/>
        </w:rPr>
        <w:t>Potosi</w:t>
      </w:r>
      <w:proofErr w:type="spellEnd"/>
      <w:r w:rsidRPr="00A56055">
        <w:rPr>
          <w:rFonts w:eastAsia="SimSun" w:cs="Times New Roman"/>
          <w:b/>
          <w:bCs/>
          <w:sz w:val="24"/>
          <w:szCs w:val="24"/>
          <w:lang w:val="es-BO"/>
        </w:rPr>
        <w:t xml:space="preserve"> – Bolivia</w:t>
      </w:r>
    </w:p>
    <w:p w14:paraId="4BFFC6AF" w14:textId="65B94825" w:rsidR="00EE3DC6" w:rsidRDefault="00C12B28" w:rsidP="00C12B28">
      <w:pPr>
        <w:ind w:left="708" w:hanging="708"/>
        <w:jc w:val="center"/>
        <w:rPr>
          <w:rFonts w:ascii="Arial" w:hAnsi="Arial" w:cs="Arial"/>
          <w:b/>
          <w:bCs/>
          <w:sz w:val="36"/>
          <w:szCs w:val="36"/>
          <w:lang w:val="es-BO"/>
        </w:rPr>
      </w:pPr>
      <w:r w:rsidRPr="00A56055">
        <w:rPr>
          <w:rFonts w:eastAsia="SimSun" w:cs="Times New Roman"/>
          <w:b/>
          <w:bCs/>
          <w:sz w:val="24"/>
          <w:szCs w:val="24"/>
          <w:lang w:val="es-BO"/>
        </w:rPr>
        <w:t>2024</w:t>
      </w:r>
    </w:p>
    <w:p w14:paraId="45D76A7C" w14:textId="5F86A89F" w:rsidR="00B71271" w:rsidRPr="00C12B28" w:rsidRDefault="00B71271" w:rsidP="00B71271">
      <w:pPr>
        <w:ind w:left="708" w:hanging="708"/>
        <w:jc w:val="center"/>
        <w:rPr>
          <w:rFonts w:cs="Times New Roman"/>
          <w:b/>
          <w:bCs/>
          <w:sz w:val="36"/>
          <w:szCs w:val="36"/>
          <w:lang w:val="es-BO"/>
        </w:rPr>
      </w:pPr>
      <w:r w:rsidRPr="00C12B28">
        <w:rPr>
          <w:rFonts w:cs="Times New Roman"/>
          <w:b/>
          <w:bCs/>
          <w:sz w:val="36"/>
          <w:szCs w:val="36"/>
          <w:lang w:val="es-BO"/>
        </w:rPr>
        <w:lastRenderedPageBreak/>
        <w:t>UNIVERSIDAD AUTÓNOMA TOMÁS FRÍAS</w:t>
      </w:r>
    </w:p>
    <w:p w14:paraId="741CF275" w14:textId="77777777" w:rsidR="00B71271" w:rsidRPr="00C12B28" w:rsidRDefault="00B71271" w:rsidP="00B71271">
      <w:pPr>
        <w:jc w:val="center"/>
        <w:rPr>
          <w:rFonts w:cs="Times New Roman"/>
          <w:b/>
          <w:bCs/>
          <w:sz w:val="28"/>
          <w:szCs w:val="28"/>
          <w:lang w:val="es-BO"/>
        </w:rPr>
      </w:pPr>
      <w:r w:rsidRPr="00C12B28">
        <w:rPr>
          <w:rFonts w:cs="Times New Roman"/>
          <w:b/>
          <w:bCs/>
          <w:sz w:val="28"/>
          <w:szCs w:val="28"/>
          <w:lang w:val="es-BO"/>
        </w:rPr>
        <w:t>CARRERA DE INGENIERIA DE SISTEMAS</w:t>
      </w:r>
    </w:p>
    <w:p w14:paraId="158E636C" w14:textId="77777777" w:rsidR="00B71271" w:rsidRPr="00C12B28" w:rsidRDefault="00B71271" w:rsidP="00B71271">
      <w:pPr>
        <w:jc w:val="center"/>
        <w:rPr>
          <w:rFonts w:cs="Times New Roman"/>
          <w:b/>
          <w:bCs/>
          <w:sz w:val="28"/>
          <w:szCs w:val="28"/>
          <w:lang w:val="es-BO"/>
        </w:rPr>
      </w:pPr>
      <w:r w:rsidRPr="00C12B28">
        <w:rPr>
          <w:rFonts w:cs="Times New Roman"/>
          <w:noProof/>
        </w:rPr>
        <w:drawing>
          <wp:anchor distT="0" distB="0" distL="114300" distR="114300" simplePos="0" relativeHeight="251656192" behindDoc="0" locked="0" layoutInCell="1" allowOverlap="1" wp14:anchorId="2C5C58CD" wp14:editId="6DC774E1">
            <wp:simplePos x="0" y="0"/>
            <wp:positionH relativeFrom="column">
              <wp:posOffset>1720215</wp:posOffset>
            </wp:positionH>
            <wp:positionV relativeFrom="paragraph">
              <wp:posOffset>233045</wp:posOffset>
            </wp:positionV>
            <wp:extent cx="2146300" cy="2463800"/>
            <wp:effectExtent l="0" t="0" r="6350" b="1270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9"/>
                    <a:stretch>
                      <a:fillRect/>
                    </a:stretch>
                  </pic:blipFill>
                  <pic:spPr>
                    <a:xfrm>
                      <a:off x="0" y="0"/>
                      <a:ext cx="2146300" cy="2463800"/>
                    </a:xfrm>
                    <a:prstGeom prst="rect">
                      <a:avLst/>
                    </a:prstGeom>
                    <a:noFill/>
                    <a:ln>
                      <a:noFill/>
                    </a:ln>
                  </pic:spPr>
                </pic:pic>
              </a:graphicData>
            </a:graphic>
          </wp:anchor>
        </w:drawing>
      </w:r>
    </w:p>
    <w:p w14:paraId="1288F5E3" w14:textId="77777777" w:rsidR="00B71271" w:rsidRPr="00C12B28" w:rsidRDefault="00B71271" w:rsidP="00B71271">
      <w:pPr>
        <w:jc w:val="center"/>
        <w:rPr>
          <w:rFonts w:cs="Times New Roman"/>
          <w:b/>
          <w:bCs/>
          <w:sz w:val="28"/>
          <w:szCs w:val="28"/>
          <w:lang w:val="es-BO"/>
        </w:rPr>
      </w:pPr>
    </w:p>
    <w:p w14:paraId="2B4DBC2A" w14:textId="77777777" w:rsidR="00B71271" w:rsidRPr="00C12B28" w:rsidRDefault="00B71271" w:rsidP="00B71271">
      <w:pPr>
        <w:jc w:val="center"/>
        <w:rPr>
          <w:rFonts w:cs="Times New Roman"/>
          <w:b/>
          <w:bCs/>
          <w:sz w:val="28"/>
          <w:szCs w:val="28"/>
          <w:lang w:val="es-BO"/>
        </w:rPr>
      </w:pPr>
    </w:p>
    <w:p w14:paraId="603861A9" w14:textId="77777777" w:rsidR="00B71271" w:rsidRPr="00C12B28" w:rsidRDefault="00B71271" w:rsidP="00B71271">
      <w:pPr>
        <w:jc w:val="center"/>
        <w:rPr>
          <w:rFonts w:cs="Times New Roman"/>
          <w:b/>
          <w:bCs/>
          <w:sz w:val="28"/>
          <w:szCs w:val="28"/>
          <w:lang w:val="es-BO"/>
        </w:rPr>
      </w:pPr>
    </w:p>
    <w:p w14:paraId="6E077864" w14:textId="77777777" w:rsidR="00B71271" w:rsidRPr="00C12B28" w:rsidRDefault="00B71271" w:rsidP="00B71271">
      <w:pPr>
        <w:jc w:val="center"/>
        <w:rPr>
          <w:rFonts w:cs="Times New Roman"/>
          <w:b/>
          <w:bCs/>
          <w:sz w:val="28"/>
          <w:szCs w:val="28"/>
          <w:lang w:val="es-BO"/>
        </w:rPr>
      </w:pPr>
      <w:r w:rsidRPr="00C12B28">
        <w:rPr>
          <w:rFonts w:cs="Times New Roman"/>
          <w:b/>
          <w:bCs/>
          <w:sz w:val="28"/>
          <w:szCs w:val="28"/>
          <w:lang w:val="es-BO"/>
        </w:rPr>
        <w:tab/>
      </w:r>
    </w:p>
    <w:p w14:paraId="2FA29907" w14:textId="77777777" w:rsidR="00B71271" w:rsidRPr="00C12B28" w:rsidRDefault="00B71271" w:rsidP="00B71271">
      <w:pPr>
        <w:jc w:val="center"/>
        <w:rPr>
          <w:rFonts w:cs="Times New Roman"/>
          <w:b/>
          <w:bCs/>
          <w:sz w:val="28"/>
          <w:szCs w:val="28"/>
          <w:lang w:val="es-BO"/>
        </w:rPr>
      </w:pPr>
    </w:p>
    <w:p w14:paraId="0BD56F66" w14:textId="77777777" w:rsidR="00B71271" w:rsidRPr="00C12B28" w:rsidRDefault="00B71271" w:rsidP="00B71271">
      <w:pPr>
        <w:jc w:val="center"/>
        <w:rPr>
          <w:rFonts w:cs="Times New Roman"/>
          <w:b/>
          <w:bCs/>
          <w:sz w:val="28"/>
          <w:szCs w:val="28"/>
          <w:lang w:val="es-BO"/>
        </w:rPr>
      </w:pPr>
    </w:p>
    <w:p w14:paraId="161F44F8" w14:textId="77777777" w:rsidR="00B71271" w:rsidRPr="00C12B28" w:rsidRDefault="00B71271" w:rsidP="00B71271">
      <w:pPr>
        <w:jc w:val="both"/>
        <w:rPr>
          <w:rFonts w:cs="Times New Roman"/>
          <w:b/>
          <w:bCs/>
          <w:sz w:val="24"/>
          <w:szCs w:val="24"/>
          <w:lang w:val="es-BO"/>
        </w:rPr>
      </w:pPr>
    </w:p>
    <w:p w14:paraId="48A59850" w14:textId="1BBA19C0" w:rsidR="00B71271" w:rsidRPr="00C12B28" w:rsidRDefault="00B71271" w:rsidP="00B71271">
      <w:pPr>
        <w:jc w:val="center"/>
        <w:rPr>
          <w:rFonts w:cs="Times New Roman"/>
          <w:b/>
          <w:bCs/>
          <w:sz w:val="24"/>
          <w:szCs w:val="24"/>
          <w:lang w:val="es-BO"/>
        </w:rPr>
      </w:pPr>
      <w:r w:rsidRPr="00C12B28">
        <w:rPr>
          <w:rFonts w:cs="Times New Roman"/>
          <w:b/>
          <w:bCs/>
          <w:sz w:val="24"/>
          <w:szCs w:val="24"/>
          <w:lang w:val="es-BO"/>
        </w:rPr>
        <w:t xml:space="preserve">TRABAJO DIRIGIDO </w:t>
      </w:r>
    </w:p>
    <w:p w14:paraId="13D11413" w14:textId="77777777" w:rsidR="00B71271" w:rsidRPr="00C12B28" w:rsidRDefault="00B71271" w:rsidP="00B71271">
      <w:pPr>
        <w:jc w:val="center"/>
        <w:rPr>
          <w:rFonts w:cs="Times New Roman"/>
          <w:b/>
          <w:bCs/>
          <w:sz w:val="28"/>
          <w:szCs w:val="28"/>
          <w:lang w:val="es-BO"/>
        </w:rPr>
      </w:pPr>
      <w:r w:rsidRPr="00C12B28">
        <w:rPr>
          <w:rFonts w:cs="Times New Roman"/>
          <w:b/>
          <w:bCs/>
          <w:sz w:val="28"/>
          <w:szCs w:val="28"/>
          <w:lang w:val="es-BO"/>
        </w:rPr>
        <w:t>Aplicación Web para la Gestión de Convocatorias Para Contratación de Docentes en la Universidad Autónoma Tomás Frías</w:t>
      </w:r>
    </w:p>
    <w:p w14:paraId="56FBDCAA" w14:textId="77777777" w:rsidR="00B71271" w:rsidRPr="00C12B28" w:rsidRDefault="00B71271" w:rsidP="00B71271">
      <w:pPr>
        <w:spacing w:line="276" w:lineRule="auto"/>
        <w:jc w:val="right"/>
        <w:rPr>
          <w:rFonts w:cs="Times New Roman"/>
          <w:szCs w:val="22"/>
          <w:lang w:val="es-BO"/>
        </w:rPr>
      </w:pPr>
      <w:r w:rsidRPr="00C12B28">
        <w:rPr>
          <w:rFonts w:cs="Times New Roman"/>
          <w:szCs w:val="22"/>
          <w:lang w:val="es-BO"/>
        </w:rPr>
        <w:t>Para optar por el título de</w:t>
      </w:r>
    </w:p>
    <w:p w14:paraId="174D55B4" w14:textId="77777777" w:rsidR="00B71271" w:rsidRPr="00C12B28" w:rsidRDefault="00B71271" w:rsidP="00B71271">
      <w:pPr>
        <w:spacing w:line="276" w:lineRule="auto"/>
        <w:jc w:val="right"/>
        <w:rPr>
          <w:rFonts w:cs="Times New Roman"/>
          <w:szCs w:val="22"/>
          <w:lang w:val="es-BO"/>
        </w:rPr>
      </w:pPr>
      <w:r w:rsidRPr="00C12B28">
        <w:rPr>
          <w:rFonts w:cs="Times New Roman"/>
          <w:szCs w:val="22"/>
          <w:lang w:val="es-BO"/>
        </w:rPr>
        <w:t xml:space="preserve"> Licenciado en</w:t>
      </w:r>
    </w:p>
    <w:p w14:paraId="0CDD9C1B" w14:textId="77777777" w:rsidR="00B71271" w:rsidRPr="00C12B28" w:rsidRDefault="00B71271" w:rsidP="00B71271">
      <w:pPr>
        <w:spacing w:line="276" w:lineRule="auto"/>
        <w:jc w:val="right"/>
        <w:rPr>
          <w:rFonts w:cs="Times New Roman"/>
          <w:b/>
          <w:bCs/>
          <w:sz w:val="36"/>
          <w:szCs w:val="36"/>
          <w:lang w:val="es-BO"/>
        </w:rPr>
      </w:pPr>
      <w:r w:rsidRPr="00C12B28">
        <w:rPr>
          <w:rFonts w:cs="Times New Roman"/>
          <w:szCs w:val="22"/>
          <w:lang w:val="es-BO"/>
        </w:rPr>
        <w:t xml:space="preserve"> Ingeniería de Sistemas</w:t>
      </w:r>
    </w:p>
    <w:p w14:paraId="2CBA76C0" w14:textId="77777777" w:rsidR="00B71271" w:rsidRPr="00C12B28" w:rsidRDefault="00B71271" w:rsidP="00B71271">
      <w:pPr>
        <w:jc w:val="center"/>
        <w:rPr>
          <w:rFonts w:cs="Times New Roman"/>
          <w:b/>
          <w:bCs/>
          <w:sz w:val="28"/>
          <w:szCs w:val="28"/>
          <w:lang w:val="es-BO"/>
        </w:rPr>
      </w:pPr>
    </w:p>
    <w:p w14:paraId="086A6D69" w14:textId="77777777" w:rsidR="00B71271" w:rsidRPr="00C12B28" w:rsidRDefault="00B71271" w:rsidP="00B71271">
      <w:pPr>
        <w:jc w:val="center"/>
        <w:rPr>
          <w:rFonts w:cs="Times New Roman"/>
          <w:sz w:val="28"/>
          <w:szCs w:val="28"/>
          <w:lang w:val="es-BO"/>
        </w:rPr>
      </w:pPr>
      <w:r w:rsidRPr="00C12B28">
        <w:rPr>
          <w:rFonts w:cs="Times New Roman"/>
          <w:b/>
          <w:bCs/>
          <w:sz w:val="28"/>
          <w:szCs w:val="28"/>
          <w:lang w:val="es-BO"/>
        </w:rPr>
        <w:t>POR:</w:t>
      </w:r>
      <w:r w:rsidRPr="00C12B28">
        <w:rPr>
          <w:rFonts w:cs="Times New Roman"/>
          <w:sz w:val="28"/>
          <w:szCs w:val="28"/>
          <w:lang w:val="es-BO"/>
        </w:rPr>
        <w:t xml:space="preserve"> DIEGO ISRAEL FAJARDO CANAZA</w:t>
      </w:r>
    </w:p>
    <w:p w14:paraId="75F3F775" w14:textId="77777777" w:rsidR="00B71271" w:rsidRPr="00C12B28" w:rsidRDefault="00B71271" w:rsidP="00B71271">
      <w:pPr>
        <w:jc w:val="center"/>
        <w:rPr>
          <w:rFonts w:cs="Times New Roman"/>
          <w:b/>
          <w:bCs/>
          <w:sz w:val="24"/>
          <w:szCs w:val="24"/>
          <w:lang w:val="es-BO"/>
        </w:rPr>
      </w:pPr>
      <w:r w:rsidRPr="00C12B28">
        <w:rPr>
          <w:rFonts w:cs="Times New Roman"/>
          <w:b/>
          <w:bCs/>
          <w:sz w:val="28"/>
          <w:szCs w:val="28"/>
          <w:lang w:val="es-BO"/>
        </w:rPr>
        <w:t>TUTOR:</w:t>
      </w:r>
      <w:r w:rsidRPr="00A56055">
        <w:rPr>
          <w:rFonts w:eastAsia="SimSun" w:cs="Times New Roman"/>
          <w:sz w:val="28"/>
          <w:szCs w:val="28"/>
          <w:lang w:val="es-BO"/>
        </w:rPr>
        <w:t>M.SC. LIC. ANNY MERCADO ALGARAÑAZ</w:t>
      </w:r>
    </w:p>
    <w:p w14:paraId="2B694B0D" w14:textId="77777777" w:rsidR="00B71271" w:rsidRPr="00C12B28" w:rsidRDefault="00B71271" w:rsidP="00B71271">
      <w:pPr>
        <w:jc w:val="both"/>
        <w:rPr>
          <w:rFonts w:cs="Times New Roman"/>
          <w:b/>
          <w:bCs/>
          <w:sz w:val="24"/>
          <w:szCs w:val="24"/>
          <w:lang w:val="es-BO"/>
        </w:rPr>
      </w:pPr>
    </w:p>
    <w:p w14:paraId="0170FBD5" w14:textId="77777777" w:rsidR="00B71271" w:rsidRPr="00C12B28" w:rsidRDefault="00B71271" w:rsidP="00B71271">
      <w:pPr>
        <w:jc w:val="center"/>
        <w:rPr>
          <w:rFonts w:cs="Times New Roman"/>
          <w:b/>
          <w:bCs/>
          <w:sz w:val="24"/>
          <w:szCs w:val="24"/>
          <w:lang w:val="es-BO"/>
        </w:rPr>
      </w:pPr>
      <w:r w:rsidRPr="00C12B28">
        <w:rPr>
          <w:rFonts w:cs="Times New Roman"/>
          <w:b/>
          <w:bCs/>
          <w:sz w:val="24"/>
          <w:szCs w:val="24"/>
          <w:lang w:val="es-BO"/>
        </w:rPr>
        <w:t>Potosí - Bolivia</w:t>
      </w:r>
    </w:p>
    <w:p w14:paraId="6679C024" w14:textId="77777777" w:rsidR="00B71271" w:rsidRDefault="00B71271" w:rsidP="00B71271">
      <w:pPr>
        <w:jc w:val="center"/>
        <w:rPr>
          <w:rFonts w:cs="Times New Roman"/>
          <w:b/>
          <w:bCs/>
          <w:sz w:val="24"/>
          <w:szCs w:val="24"/>
          <w:lang w:val="es-BO"/>
        </w:rPr>
      </w:pPr>
      <w:r w:rsidRPr="00C12B28">
        <w:rPr>
          <w:rFonts w:cs="Times New Roman"/>
          <w:b/>
          <w:bCs/>
          <w:sz w:val="24"/>
          <w:szCs w:val="24"/>
          <w:lang w:val="es-BO"/>
        </w:rPr>
        <w:t>Año 2024</w:t>
      </w:r>
    </w:p>
    <w:p w14:paraId="3DA5D911" w14:textId="77777777" w:rsidR="00A100AB" w:rsidRDefault="00A100AB" w:rsidP="00A100AB">
      <w:pPr>
        <w:jc w:val="center"/>
        <w:rPr>
          <w:rFonts w:ascii="Arial" w:hAnsi="Arial" w:cs="Arial"/>
          <w:b/>
          <w:bCs/>
          <w:szCs w:val="22"/>
          <w:lang w:val="es-BO"/>
        </w:rPr>
      </w:pPr>
      <w:r>
        <w:rPr>
          <w:rFonts w:ascii="Arial" w:hAnsi="Arial" w:cs="Arial"/>
          <w:b/>
          <w:bCs/>
          <w:szCs w:val="22"/>
          <w:lang w:val="es-BO"/>
        </w:rPr>
        <w:lastRenderedPageBreak/>
        <w:t>AGRADECIMINETOS</w:t>
      </w:r>
    </w:p>
    <w:p w14:paraId="4A3EF857" w14:textId="636CC9C9" w:rsidR="004C6118" w:rsidRDefault="004C6118" w:rsidP="00F74BB1">
      <w:pPr>
        <w:rPr>
          <w:rFonts w:ascii="Arial" w:hAnsi="Arial" w:cs="Arial"/>
          <w:szCs w:val="22"/>
          <w:lang w:val="es-MX"/>
        </w:rPr>
      </w:pPr>
      <w:r>
        <w:rPr>
          <w:rFonts w:ascii="Arial" w:hAnsi="Arial" w:cs="Arial"/>
          <w:szCs w:val="22"/>
          <w:lang w:val="es-MX"/>
        </w:rPr>
        <w:t xml:space="preserve">A mi familia, quienes han sido mi apoyo incondicional en cada etapa de mi formación académica. Gracias por su amor, paciencia y por creer en </w:t>
      </w:r>
      <w:proofErr w:type="spellStart"/>
      <w:r>
        <w:rPr>
          <w:rFonts w:ascii="Arial" w:hAnsi="Arial" w:cs="Arial"/>
          <w:szCs w:val="22"/>
          <w:lang w:val="es-MX"/>
        </w:rPr>
        <w:t>mi</w:t>
      </w:r>
      <w:proofErr w:type="spellEnd"/>
      <w:r>
        <w:rPr>
          <w:rFonts w:ascii="Arial" w:hAnsi="Arial" w:cs="Arial"/>
          <w:szCs w:val="22"/>
          <w:lang w:val="es-MX"/>
        </w:rPr>
        <w:t>. Su constante aliento ha sido fundamental para alcanzar este logro.</w:t>
      </w:r>
      <w:r>
        <w:rPr>
          <w:rFonts w:ascii="Arial" w:hAnsi="Arial" w:cs="Arial"/>
          <w:szCs w:val="22"/>
          <w:lang w:val="es-MX"/>
        </w:rPr>
        <w:br/>
        <w:t>A la Universidad Autónoma Tomás Frías, por brindarme una educación integral y formarme como profesional en este campo tan apasionante. Los conocimientos adquiridos y las habilidades desarrolladas serán un pilar en mi carrera profesional.</w:t>
      </w:r>
      <w:r>
        <w:rPr>
          <w:rFonts w:ascii="Arial" w:hAnsi="Arial" w:cs="Arial"/>
          <w:szCs w:val="22"/>
          <w:lang w:val="es-MX"/>
        </w:rPr>
        <w:br/>
        <w:t xml:space="preserve">A mi tutora, M. Sc. </w:t>
      </w:r>
      <w:proofErr w:type="spellStart"/>
      <w:r>
        <w:rPr>
          <w:rFonts w:ascii="Arial" w:hAnsi="Arial" w:cs="Arial"/>
          <w:szCs w:val="22"/>
          <w:lang w:val="es-MX"/>
        </w:rPr>
        <w:t>Anny</w:t>
      </w:r>
      <w:proofErr w:type="spellEnd"/>
      <w:r>
        <w:rPr>
          <w:rFonts w:ascii="Arial" w:hAnsi="Arial" w:cs="Arial"/>
          <w:szCs w:val="22"/>
          <w:lang w:val="es-MX"/>
        </w:rPr>
        <w:t xml:space="preserve"> Mercado </w:t>
      </w:r>
      <w:proofErr w:type="spellStart"/>
      <w:r>
        <w:rPr>
          <w:rFonts w:ascii="Arial" w:hAnsi="Arial" w:cs="Arial"/>
          <w:szCs w:val="22"/>
          <w:lang w:val="es-MX"/>
        </w:rPr>
        <w:t>Algarañaz</w:t>
      </w:r>
      <w:proofErr w:type="spellEnd"/>
      <w:r>
        <w:rPr>
          <w:rFonts w:ascii="Arial" w:hAnsi="Arial" w:cs="Arial"/>
          <w:szCs w:val="22"/>
          <w:lang w:val="es-MX"/>
        </w:rPr>
        <w:t xml:space="preserve"> por su orientación y valiosos aportes en el desarrollo de mi proyecto. Su experiencia y conocimientos han sido fundamentales para el éxito de este trabajo.</w:t>
      </w:r>
    </w:p>
    <w:p w14:paraId="3262F2DB" w14:textId="7DCD266B" w:rsidR="004C6118" w:rsidRDefault="004C6118" w:rsidP="00F74BB1">
      <w:pPr>
        <w:rPr>
          <w:rFonts w:ascii="Arial" w:hAnsi="Arial" w:cs="Arial"/>
          <w:szCs w:val="22"/>
          <w:lang w:val="es-MX"/>
        </w:rPr>
      </w:pPr>
      <w:r>
        <w:rPr>
          <w:rFonts w:ascii="Arial" w:hAnsi="Arial" w:cs="Arial"/>
          <w:szCs w:val="22"/>
          <w:lang w:val="es-MX"/>
        </w:rPr>
        <w:t xml:space="preserve">Agradezco a mis docentes, quienes han compartido su </w:t>
      </w:r>
      <w:r w:rsidR="00AB60A4">
        <w:rPr>
          <w:rFonts w:ascii="Arial" w:hAnsi="Arial" w:cs="Arial"/>
          <w:szCs w:val="22"/>
          <w:lang w:val="es-MX"/>
        </w:rPr>
        <w:t>conocimiento</w:t>
      </w:r>
      <w:r>
        <w:rPr>
          <w:rFonts w:ascii="Arial" w:hAnsi="Arial" w:cs="Arial"/>
          <w:szCs w:val="22"/>
          <w:lang w:val="es-MX"/>
        </w:rPr>
        <w:t xml:space="preserve"> y han sido una fuente de </w:t>
      </w:r>
      <w:r w:rsidR="00AB60A4">
        <w:rPr>
          <w:rFonts w:ascii="Arial" w:hAnsi="Arial" w:cs="Arial"/>
          <w:szCs w:val="22"/>
          <w:lang w:val="es-MX"/>
        </w:rPr>
        <w:t>inspiración</w:t>
      </w:r>
      <w:r>
        <w:rPr>
          <w:rFonts w:ascii="Arial" w:hAnsi="Arial" w:cs="Arial"/>
          <w:szCs w:val="22"/>
          <w:lang w:val="es-MX"/>
        </w:rPr>
        <w:t xml:space="preserve"> en mi camino a mi graduación. Con su enseñanza ha sido </w:t>
      </w:r>
      <w:r w:rsidR="00AB60A4">
        <w:rPr>
          <w:rFonts w:ascii="Arial" w:hAnsi="Arial" w:cs="Arial"/>
          <w:szCs w:val="22"/>
          <w:lang w:val="es-MX"/>
        </w:rPr>
        <w:t>fundamental para mi crecimiento académico y personal.</w:t>
      </w:r>
      <w:r w:rsidR="00AB60A4">
        <w:rPr>
          <w:rFonts w:ascii="Arial" w:hAnsi="Arial" w:cs="Arial"/>
          <w:szCs w:val="22"/>
          <w:lang w:val="es-MX"/>
        </w:rPr>
        <w:br/>
        <w:t>A mis amigos, quienes han estado a mi lado durante todo este recorrido. Su apoyo, compañerismo y palabras de aliento han sido vitales en los momentos de desafío. Gracias por compartir esta experiencia conmigo y por ser parte especial de mi vida universitaria, un gran aprecio a estas amistades.</w:t>
      </w:r>
      <w:r w:rsidR="00AB60A4">
        <w:rPr>
          <w:rFonts w:ascii="Arial" w:hAnsi="Arial" w:cs="Arial"/>
          <w:szCs w:val="22"/>
          <w:lang w:val="es-MX"/>
        </w:rPr>
        <w:br/>
        <w:t xml:space="preserve">A todas las personas que, de una u otra forma, han contribuido en mi formación y desarrollo académico, les expreso mi </w:t>
      </w:r>
      <w:proofErr w:type="spellStart"/>
      <w:r w:rsidR="00AB60A4">
        <w:rPr>
          <w:rFonts w:ascii="Arial" w:hAnsi="Arial" w:cs="Arial"/>
          <w:szCs w:val="22"/>
          <w:lang w:val="es-MX"/>
        </w:rPr>
        <w:t>mas</w:t>
      </w:r>
      <w:proofErr w:type="spellEnd"/>
      <w:r w:rsidR="00AB60A4">
        <w:rPr>
          <w:rFonts w:ascii="Arial" w:hAnsi="Arial" w:cs="Arial"/>
          <w:szCs w:val="22"/>
          <w:lang w:val="es-MX"/>
        </w:rPr>
        <w:t xml:space="preserve"> sincero agradecimiento. Su influencia positiva ha dejado una huella imborrable en mi trayectoria.</w:t>
      </w:r>
      <w:r w:rsidR="00AB60A4">
        <w:rPr>
          <w:rFonts w:ascii="Arial" w:hAnsi="Arial" w:cs="Arial"/>
          <w:szCs w:val="22"/>
          <w:lang w:val="es-MX"/>
        </w:rPr>
        <w:br/>
        <w:t>Por último, quiero expresar mi gratitud a todas aquellas personas que de manera directa o indirecta han formado parte este camino. Su apoyo, comprensión y motivación han sido fundamentales en la consecución de este logro. ¡Gracias a todos!</w:t>
      </w:r>
    </w:p>
    <w:p w14:paraId="75E9453C" w14:textId="1111FE25" w:rsidR="00916FE1" w:rsidRPr="00A100AB" w:rsidRDefault="00916FE1" w:rsidP="00916FE1">
      <w:pPr>
        <w:spacing w:line="240" w:lineRule="auto"/>
        <w:rPr>
          <w:rFonts w:ascii="Arial" w:hAnsi="Arial" w:cs="Arial"/>
          <w:szCs w:val="22"/>
          <w:lang w:val="es-MX"/>
        </w:rPr>
      </w:pPr>
      <w:r>
        <w:rPr>
          <w:rFonts w:ascii="Arial" w:hAnsi="Arial" w:cs="Arial"/>
          <w:szCs w:val="22"/>
          <w:lang w:val="es-MX"/>
        </w:rPr>
        <w:br w:type="page"/>
      </w:r>
    </w:p>
    <w:p w14:paraId="5883277B" w14:textId="68084AD5" w:rsidR="00F74BB1" w:rsidRDefault="00F74BB1" w:rsidP="00F74BB1">
      <w:pPr>
        <w:rPr>
          <w:rFonts w:ascii="Arial" w:hAnsi="Arial" w:cs="Arial"/>
          <w:b/>
          <w:bCs/>
          <w:szCs w:val="22"/>
          <w:lang w:val="es-BO"/>
        </w:rPr>
      </w:pPr>
      <w:r w:rsidRPr="00F74BB1">
        <w:rPr>
          <w:rFonts w:ascii="Arial" w:hAnsi="Arial" w:cs="Arial"/>
          <w:b/>
          <w:bCs/>
          <w:szCs w:val="22"/>
          <w:lang w:val="es-BO"/>
        </w:rPr>
        <w:lastRenderedPageBreak/>
        <w:t>RESUMEN</w:t>
      </w:r>
    </w:p>
    <w:p w14:paraId="329A0604" w14:textId="675CA3D2" w:rsidR="004712C2" w:rsidRPr="00A56055" w:rsidRDefault="007556E5" w:rsidP="00004934">
      <w:pPr>
        <w:jc w:val="both"/>
        <w:rPr>
          <w:rFonts w:ascii="Arial" w:hAnsi="Arial" w:cs="Arial"/>
          <w:szCs w:val="22"/>
          <w:lang w:val="es-BO"/>
        </w:rPr>
      </w:pPr>
      <w:r w:rsidRPr="007556E5">
        <w:rPr>
          <w:rFonts w:ascii="Arial" w:hAnsi="Arial" w:cs="Arial"/>
          <w:szCs w:val="22"/>
          <w:lang w:val="es-BO"/>
        </w:rPr>
        <w:t>El presente</w:t>
      </w:r>
      <w:r>
        <w:rPr>
          <w:rFonts w:ascii="Arial" w:hAnsi="Arial" w:cs="Arial"/>
          <w:szCs w:val="22"/>
          <w:lang w:val="es-BO"/>
        </w:rPr>
        <w:t xml:space="preserve"> trabajo dirigido se centra en el desarrollo de una aplicación web para la gestión de convocatorias en la Universidad Autónoma Tomás Frías, bajo supervisión de la unidad de sistemas del </w:t>
      </w:r>
      <w:r w:rsidR="00916FE1">
        <w:rPr>
          <w:rFonts w:ascii="Arial" w:hAnsi="Arial" w:cs="Arial"/>
          <w:szCs w:val="22"/>
          <w:lang w:val="es-BO"/>
        </w:rPr>
        <w:t>vicerrectorado</w:t>
      </w:r>
      <w:r>
        <w:rPr>
          <w:rFonts w:ascii="Arial" w:hAnsi="Arial" w:cs="Arial"/>
          <w:szCs w:val="22"/>
          <w:lang w:val="es-BO"/>
        </w:rPr>
        <w:t xml:space="preserve"> </w:t>
      </w:r>
      <w:r w:rsidR="005F4D29">
        <w:rPr>
          <w:rFonts w:ascii="Arial" w:hAnsi="Arial" w:cs="Arial"/>
          <w:szCs w:val="22"/>
          <w:lang w:val="es-BO"/>
        </w:rPr>
        <w:t xml:space="preserve">de la U.A.T.F. El objetivo del proyecto es gestionar eficientemente las convocatorias de contratación de docentes en las </w:t>
      </w:r>
      <w:r w:rsidR="00132316">
        <w:rPr>
          <w:rFonts w:ascii="Arial" w:hAnsi="Arial" w:cs="Arial"/>
          <w:szCs w:val="22"/>
          <w:lang w:val="es-BO"/>
        </w:rPr>
        <w:t>diferentes facultades y sus carrera</w:t>
      </w:r>
      <w:r w:rsidR="00004934">
        <w:rPr>
          <w:rFonts w:ascii="Arial" w:hAnsi="Arial" w:cs="Arial"/>
          <w:szCs w:val="22"/>
          <w:lang w:val="es-BO"/>
        </w:rPr>
        <w:t>s</w:t>
      </w:r>
      <w:r w:rsidR="00132316">
        <w:rPr>
          <w:rFonts w:ascii="Arial" w:hAnsi="Arial" w:cs="Arial"/>
          <w:szCs w:val="22"/>
          <w:lang w:val="es-BO"/>
        </w:rPr>
        <w:t xml:space="preserve">, dando acceso rápido y sencillo a la documentación y compartir información al respecto fue elaborado según las necesidades requeridas por los diferentes procesos que se lleva a cabo dentro de la unidad del vicerrectorado. La metodología </w:t>
      </w:r>
      <w:r w:rsidR="00A53B70">
        <w:rPr>
          <w:rFonts w:ascii="Arial" w:hAnsi="Arial" w:cs="Arial"/>
          <w:szCs w:val="22"/>
          <w:lang w:val="es-BO"/>
        </w:rPr>
        <w:t xml:space="preserve">de </w:t>
      </w:r>
      <w:r w:rsidR="00132316">
        <w:rPr>
          <w:rFonts w:ascii="Arial" w:hAnsi="Arial" w:cs="Arial"/>
          <w:szCs w:val="22"/>
          <w:lang w:val="es-BO"/>
        </w:rPr>
        <w:t>desarrollo</w:t>
      </w:r>
      <w:r w:rsidR="00A53B70">
        <w:rPr>
          <w:rFonts w:ascii="Arial" w:hAnsi="Arial" w:cs="Arial"/>
          <w:szCs w:val="22"/>
          <w:lang w:val="es-BO"/>
        </w:rPr>
        <w:t xml:space="preserve"> utilizada es SCRUM (simplificado), que junto al lenguaje de programación JavaScript, Node.js</w:t>
      </w:r>
      <w:r w:rsidR="001F051F">
        <w:rPr>
          <w:rFonts w:ascii="Arial" w:hAnsi="Arial" w:cs="Arial"/>
          <w:szCs w:val="22"/>
          <w:lang w:val="es-BO"/>
        </w:rPr>
        <w:t xml:space="preserve"> en su versión 20.12.2, PostgreSQL 15 como gestor de ba</w:t>
      </w:r>
      <w:r w:rsidR="00B878E7">
        <w:rPr>
          <w:rFonts w:ascii="Arial" w:hAnsi="Arial" w:cs="Arial"/>
          <w:szCs w:val="22"/>
          <w:lang w:val="es-BO"/>
        </w:rPr>
        <w:t xml:space="preserve">se de datos, PG para interactuar con la base de datos en el modelo de tres capas MVC (Modelo Vista Controlador) permitieron el desarrollo adecuado del sistema, además del uso de otras tecnologías como </w:t>
      </w:r>
      <w:proofErr w:type="spellStart"/>
      <w:r w:rsidR="00B878E7">
        <w:rPr>
          <w:rFonts w:ascii="Arial" w:hAnsi="Arial" w:cs="Arial"/>
          <w:szCs w:val="22"/>
          <w:lang w:val="es-BO"/>
        </w:rPr>
        <w:t>boostrap</w:t>
      </w:r>
      <w:proofErr w:type="spellEnd"/>
      <w:r w:rsidR="00004934">
        <w:rPr>
          <w:rFonts w:ascii="Arial" w:hAnsi="Arial" w:cs="Arial"/>
          <w:szCs w:val="22"/>
          <w:lang w:val="es-BO"/>
        </w:rPr>
        <w:t xml:space="preserve"> </w:t>
      </w:r>
      <w:r w:rsidR="00AE0964">
        <w:rPr>
          <w:rFonts w:ascii="Arial" w:hAnsi="Arial" w:cs="Arial"/>
          <w:szCs w:val="22"/>
          <w:lang w:val="es-BO"/>
        </w:rPr>
        <w:t xml:space="preserve">para su diseño, </w:t>
      </w:r>
      <w:proofErr w:type="spellStart"/>
      <w:r w:rsidR="00AE0964">
        <w:rPr>
          <w:rFonts w:ascii="Arial" w:hAnsi="Arial" w:cs="Arial"/>
          <w:szCs w:val="22"/>
          <w:lang w:val="es-BO"/>
        </w:rPr>
        <w:t>react</w:t>
      </w:r>
      <w:proofErr w:type="spellEnd"/>
      <w:r w:rsidR="00AE0964">
        <w:rPr>
          <w:rFonts w:ascii="Arial" w:hAnsi="Arial" w:cs="Arial"/>
          <w:szCs w:val="22"/>
          <w:lang w:val="es-BO"/>
        </w:rPr>
        <w:t xml:space="preserve"> como modelo de vista y como controladores Express y </w:t>
      </w:r>
      <w:proofErr w:type="spellStart"/>
      <w:r w:rsidR="00AE0964">
        <w:rPr>
          <w:rFonts w:ascii="Arial" w:hAnsi="Arial" w:cs="Arial"/>
          <w:szCs w:val="22"/>
          <w:lang w:val="es-BO"/>
        </w:rPr>
        <w:t>axios</w:t>
      </w:r>
      <w:proofErr w:type="spellEnd"/>
      <w:r w:rsidR="00AE0964">
        <w:rPr>
          <w:rFonts w:ascii="Arial" w:hAnsi="Arial" w:cs="Arial"/>
          <w:szCs w:val="22"/>
          <w:lang w:val="es-BO"/>
        </w:rPr>
        <w:t>, que perm</w:t>
      </w:r>
      <w:r w:rsidR="00343257">
        <w:rPr>
          <w:rFonts w:ascii="Arial" w:hAnsi="Arial" w:cs="Arial"/>
          <w:szCs w:val="22"/>
          <w:lang w:val="es-BO"/>
        </w:rPr>
        <w:t xml:space="preserve">itieron mayor realce a los aspectos de usabilidad y accesibilidad del sistema como resultado se </w:t>
      </w:r>
      <w:r w:rsidR="00004934">
        <w:rPr>
          <w:rFonts w:ascii="Arial" w:hAnsi="Arial" w:cs="Arial"/>
          <w:szCs w:val="22"/>
          <w:lang w:val="es-BO"/>
        </w:rPr>
        <w:t>obtiene</w:t>
      </w:r>
      <w:r w:rsidR="00343257">
        <w:rPr>
          <w:rFonts w:ascii="Arial" w:hAnsi="Arial" w:cs="Arial"/>
          <w:szCs w:val="22"/>
          <w:lang w:val="es-BO"/>
        </w:rPr>
        <w:t xml:space="preserve"> un producto</w:t>
      </w:r>
      <w:r w:rsidR="00B878E7">
        <w:rPr>
          <w:rFonts w:ascii="Arial" w:hAnsi="Arial" w:cs="Arial"/>
          <w:szCs w:val="22"/>
          <w:lang w:val="es-BO"/>
        </w:rPr>
        <w:t xml:space="preserve"> </w:t>
      </w:r>
      <w:r w:rsidR="00343257">
        <w:rPr>
          <w:rFonts w:ascii="Arial" w:hAnsi="Arial" w:cs="Arial"/>
          <w:szCs w:val="22"/>
          <w:lang w:val="es-BO"/>
        </w:rPr>
        <w:t>funcional que cumple de manera básica los requerimientos y la información requerida por el usuario final, agrega</w:t>
      </w:r>
      <w:r w:rsidR="00004934">
        <w:rPr>
          <w:rFonts w:ascii="Arial" w:hAnsi="Arial" w:cs="Arial"/>
          <w:szCs w:val="22"/>
          <w:lang w:val="es-BO"/>
        </w:rPr>
        <w:t>ndo aspectos de usabilidad y accesibilidad, mediante aspectos visibles y adelantando tareas para que estén disponibles al momento que el usuario lo solicite.</w:t>
      </w:r>
      <w:bookmarkStart w:id="2" w:name="_Toc13944"/>
    </w:p>
    <w:p w14:paraId="58126705" w14:textId="0937988B" w:rsidR="00004934" w:rsidRPr="00A56055" w:rsidRDefault="00004934">
      <w:pPr>
        <w:spacing w:line="240" w:lineRule="auto"/>
        <w:rPr>
          <w:rFonts w:ascii="Arial" w:hAnsi="Arial" w:cs="Arial"/>
          <w:szCs w:val="22"/>
          <w:lang w:val="es-BO"/>
        </w:rPr>
      </w:pPr>
      <w:r w:rsidRPr="00A56055">
        <w:rPr>
          <w:rFonts w:ascii="Arial" w:hAnsi="Arial" w:cs="Arial"/>
          <w:szCs w:val="22"/>
          <w:lang w:val="es-BO"/>
        </w:rPr>
        <w:br w:type="page"/>
      </w:r>
    </w:p>
    <w:p w14:paraId="34E3CC09" w14:textId="77777777" w:rsidR="00004934" w:rsidRPr="00A56055" w:rsidRDefault="00004934" w:rsidP="00004934">
      <w:pPr>
        <w:jc w:val="both"/>
        <w:rPr>
          <w:rFonts w:ascii="Arial" w:hAnsi="Arial" w:cs="Arial"/>
          <w:szCs w:val="22"/>
          <w:lang w:val="es-BO"/>
        </w:rPr>
      </w:pPr>
    </w:p>
    <w:sdt>
      <w:sdtPr>
        <w:rPr>
          <w:rFonts w:ascii="Arial" w:eastAsiaTheme="minorEastAsia" w:hAnsi="Arial" w:cs="Arial"/>
          <w:color w:val="auto"/>
          <w:sz w:val="22"/>
          <w:szCs w:val="20"/>
          <w:lang w:val="es-ES" w:eastAsia="zh-CN"/>
        </w:rPr>
        <w:id w:val="-16701849"/>
        <w:docPartObj>
          <w:docPartGallery w:val="Table of Contents"/>
          <w:docPartUnique/>
        </w:docPartObj>
      </w:sdtPr>
      <w:sdtEndPr>
        <w:rPr>
          <w:b/>
          <w:bCs/>
        </w:rPr>
      </w:sdtEndPr>
      <w:sdtContent>
        <w:p w14:paraId="67CD13E5" w14:textId="676897F2" w:rsidR="00B71271" w:rsidRPr="00737C7D" w:rsidRDefault="00B71271" w:rsidP="00B71271">
          <w:pPr>
            <w:pStyle w:val="TtuloTDC"/>
            <w:jc w:val="center"/>
            <w:rPr>
              <w:rFonts w:ascii="Arial" w:hAnsi="Arial" w:cs="Arial"/>
              <w:b/>
              <w:color w:val="auto"/>
            </w:rPr>
          </w:pPr>
          <w:r w:rsidRPr="00737C7D">
            <w:rPr>
              <w:rFonts w:ascii="Arial" w:hAnsi="Arial" w:cs="Arial"/>
              <w:b/>
              <w:color w:val="auto"/>
              <w:lang w:val="es-ES"/>
            </w:rPr>
            <w:t>INDICE</w:t>
          </w:r>
        </w:p>
        <w:p w14:paraId="14EFF0DA" w14:textId="22EE18D1" w:rsidR="00916FE1" w:rsidRDefault="00B71271">
          <w:pPr>
            <w:pStyle w:val="TDC1"/>
            <w:tabs>
              <w:tab w:val="right" w:leader="dot" w:pos="9350"/>
            </w:tabs>
            <w:rPr>
              <w:rFonts w:asciiTheme="minorHAnsi" w:hAnsiTheme="minorHAnsi"/>
              <w:noProof/>
              <w:kern w:val="2"/>
              <w:szCs w:val="22"/>
              <w:lang w:val="es-BO" w:eastAsia="es-BO"/>
              <w14:ligatures w14:val="standardContextual"/>
            </w:rPr>
          </w:pPr>
          <w:r w:rsidRPr="00A576F3">
            <w:rPr>
              <w:rFonts w:ascii="Arial" w:hAnsi="Arial" w:cs="Arial"/>
              <w:b/>
              <w:bCs/>
              <w:lang w:val="es-ES"/>
            </w:rPr>
            <w:fldChar w:fldCharType="begin"/>
          </w:r>
          <w:r w:rsidRPr="00A576F3">
            <w:rPr>
              <w:rFonts w:ascii="Arial" w:hAnsi="Arial" w:cs="Arial"/>
              <w:b/>
              <w:bCs/>
              <w:lang w:val="es-ES"/>
            </w:rPr>
            <w:instrText xml:space="preserve"> TOC \o "1-3" \h \z \u </w:instrText>
          </w:r>
          <w:r w:rsidRPr="00A576F3">
            <w:rPr>
              <w:rFonts w:ascii="Arial" w:hAnsi="Arial" w:cs="Arial"/>
              <w:b/>
              <w:bCs/>
              <w:lang w:val="es-ES"/>
            </w:rPr>
            <w:fldChar w:fldCharType="separate"/>
          </w:r>
          <w:hyperlink w:anchor="_Toc176812662" w:history="1">
            <w:r w:rsidR="00916FE1" w:rsidRPr="0053448B">
              <w:rPr>
                <w:rStyle w:val="Hipervnculo"/>
                <w:noProof/>
              </w:rPr>
              <w:t>INTRODUCCIÓN</w:t>
            </w:r>
            <w:r w:rsidR="00916FE1">
              <w:rPr>
                <w:noProof/>
                <w:webHidden/>
              </w:rPr>
              <w:tab/>
            </w:r>
            <w:r w:rsidR="00916FE1">
              <w:rPr>
                <w:noProof/>
                <w:webHidden/>
              </w:rPr>
              <w:fldChar w:fldCharType="begin"/>
            </w:r>
            <w:r w:rsidR="00916FE1">
              <w:rPr>
                <w:noProof/>
                <w:webHidden/>
              </w:rPr>
              <w:instrText xml:space="preserve"> PAGEREF _Toc176812662 \h </w:instrText>
            </w:r>
            <w:r w:rsidR="00916FE1">
              <w:rPr>
                <w:noProof/>
                <w:webHidden/>
              </w:rPr>
            </w:r>
            <w:r w:rsidR="00916FE1">
              <w:rPr>
                <w:noProof/>
                <w:webHidden/>
              </w:rPr>
              <w:fldChar w:fldCharType="separate"/>
            </w:r>
            <w:r w:rsidR="00916FE1">
              <w:rPr>
                <w:noProof/>
                <w:webHidden/>
              </w:rPr>
              <w:t>7</w:t>
            </w:r>
            <w:r w:rsidR="00916FE1">
              <w:rPr>
                <w:noProof/>
                <w:webHidden/>
              </w:rPr>
              <w:fldChar w:fldCharType="end"/>
            </w:r>
          </w:hyperlink>
        </w:p>
        <w:p w14:paraId="53F7A85F" w14:textId="73C6F65E" w:rsidR="00916FE1" w:rsidRDefault="00000000">
          <w:pPr>
            <w:pStyle w:val="TDC1"/>
            <w:tabs>
              <w:tab w:val="right" w:leader="dot" w:pos="9350"/>
            </w:tabs>
            <w:rPr>
              <w:rFonts w:asciiTheme="minorHAnsi" w:hAnsiTheme="minorHAnsi"/>
              <w:noProof/>
              <w:kern w:val="2"/>
              <w:szCs w:val="22"/>
              <w:lang w:val="es-BO" w:eastAsia="es-BO"/>
              <w14:ligatures w14:val="standardContextual"/>
            </w:rPr>
          </w:pPr>
          <w:hyperlink w:anchor="_Toc176812663" w:history="1">
            <w:r w:rsidR="00916FE1" w:rsidRPr="0053448B">
              <w:rPr>
                <w:rStyle w:val="Hipervnculo"/>
                <w:rFonts w:ascii="Arial" w:hAnsi="Arial"/>
                <w:noProof/>
                <w:lang w:val="es-BO"/>
              </w:rPr>
              <w:t>10. Marco de referencia</w:t>
            </w:r>
            <w:r w:rsidR="00916FE1">
              <w:rPr>
                <w:noProof/>
                <w:webHidden/>
              </w:rPr>
              <w:tab/>
            </w:r>
            <w:r w:rsidR="00916FE1">
              <w:rPr>
                <w:noProof/>
                <w:webHidden/>
              </w:rPr>
              <w:fldChar w:fldCharType="begin"/>
            </w:r>
            <w:r w:rsidR="00916FE1">
              <w:rPr>
                <w:noProof/>
                <w:webHidden/>
              </w:rPr>
              <w:instrText xml:space="preserve"> PAGEREF _Toc176812663 \h </w:instrText>
            </w:r>
            <w:r w:rsidR="00916FE1">
              <w:rPr>
                <w:noProof/>
                <w:webHidden/>
              </w:rPr>
            </w:r>
            <w:r w:rsidR="00916FE1">
              <w:rPr>
                <w:noProof/>
                <w:webHidden/>
              </w:rPr>
              <w:fldChar w:fldCharType="separate"/>
            </w:r>
            <w:r w:rsidR="00916FE1">
              <w:rPr>
                <w:noProof/>
                <w:webHidden/>
              </w:rPr>
              <w:t>15</w:t>
            </w:r>
            <w:r w:rsidR="00916FE1">
              <w:rPr>
                <w:noProof/>
                <w:webHidden/>
              </w:rPr>
              <w:fldChar w:fldCharType="end"/>
            </w:r>
          </w:hyperlink>
        </w:p>
        <w:p w14:paraId="5F0321CC" w14:textId="5EA04767" w:rsidR="00916FE1" w:rsidRDefault="00000000">
          <w:pPr>
            <w:pStyle w:val="TDC2"/>
            <w:tabs>
              <w:tab w:val="right" w:leader="dot" w:pos="9350"/>
            </w:tabs>
            <w:ind w:left="440"/>
            <w:rPr>
              <w:rFonts w:asciiTheme="minorHAnsi" w:hAnsiTheme="minorHAnsi"/>
              <w:noProof/>
              <w:kern w:val="2"/>
              <w:szCs w:val="22"/>
              <w:lang w:val="es-BO" w:eastAsia="es-BO"/>
              <w14:ligatures w14:val="standardContextual"/>
            </w:rPr>
          </w:pPr>
          <w:hyperlink w:anchor="_Toc176812664" w:history="1">
            <w:r w:rsidR="00916FE1" w:rsidRPr="0053448B">
              <w:rPr>
                <w:rStyle w:val="Hipervnculo"/>
                <w:rFonts w:ascii="Arial" w:hAnsi="Arial"/>
                <w:noProof/>
              </w:rPr>
              <w:t>10.1. Introducción</w:t>
            </w:r>
            <w:r w:rsidR="00916FE1">
              <w:rPr>
                <w:noProof/>
                <w:webHidden/>
              </w:rPr>
              <w:tab/>
            </w:r>
            <w:r w:rsidR="00916FE1">
              <w:rPr>
                <w:noProof/>
                <w:webHidden/>
              </w:rPr>
              <w:fldChar w:fldCharType="begin"/>
            </w:r>
            <w:r w:rsidR="00916FE1">
              <w:rPr>
                <w:noProof/>
                <w:webHidden/>
              </w:rPr>
              <w:instrText xml:space="preserve"> PAGEREF _Toc176812664 \h </w:instrText>
            </w:r>
            <w:r w:rsidR="00916FE1">
              <w:rPr>
                <w:noProof/>
                <w:webHidden/>
              </w:rPr>
            </w:r>
            <w:r w:rsidR="00916FE1">
              <w:rPr>
                <w:noProof/>
                <w:webHidden/>
              </w:rPr>
              <w:fldChar w:fldCharType="separate"/>
            </w:r>
            <w:r w:rsidR="00916FE1">
              <w:rPr>
                <w:noProof/>
                <w:webHidden/>
              </w:rPr>
              <w:t>15</w:t>
            </w:r>
            <w:r w:rsidR="00916FE1">
              <w:rPr>
                <w:noProof/>
                <w:webHidden/>
              </w:rPr>
              <w:fldChar w:fldCharType="end"/>
            </w:r>
          </w:hyperlink>
        </w:p>
        <w:p w14:paraId="16346E6C" w14:textId="7CD327AB" w:rsidR="00916FE1" w:rsidRDefault="00000000">
          <w:pPr>
            <w:pStyle w:val="TDC2"/>
            <w:tabs>
              <w:tab w:val="right" w:leader="dot" w:pos="9350"/>
            </w:tabs>
            <w:ind w:left="440"/>
            <w:rPr>
              <w:rFonts w:asciiTheme="minorHAnsi" w:hAnsiTheme="minorHAnsi"/>
              <w:noProof/>
              <w:kern w:val="2"/>
              <w:szCs w:val="22"/>
              <w:lang w:val="es-BO" w:eastAsia="es-BO"/>
              <w14:ligatures w14:val="standardContextual"/>
            </w:rPr>
          </w:pPr>
          <w:hyperlink w:anchor="_Toc176812665" w:history="1">
            <w:r w:rsidR="00916FE1" w:rsidRPr="0053448B">
              <w:rPr>
                <w:rStyle w:val="Hipervnculo"/>
                <w:rFonts w:ascii="Arial" w:hAnsi="Arial"/>
                <w:noProof/>
                <w:lang w:val="es-BO"/>
              </w:rPr>
              <w:t>10.2. Fundamentos sobre las plataformas de gestión de convocatorias</w:t>
            </w:r>
            <w:r w:rsidR="00916FE1">
              <w:rPr>
                <w:noProof/>
                <w:webHidden/>
              </w:rPr>
              <w:tab/>
            </w:r>
            <w:r w:rsidR="00916FE1">
              <w:rPr>
                <w:noProof/>
                <w:webHidden/>
              </w:rPr>
              <w:fldChar w:fldCharType="begin"/>
            </w:r>
            <w:r w:rsidR="00916FE1">
              <w:rPr>
                <w:noProof/>
                <w:webHidden/>
              </w:rPr>
              <w:instrText xml:space="preserve"> PAGEREF _Toc176812665 \h </w:instrText>
            </w:r>
            <w:r w:rsidR="00916FE1">
              <w:rPr>
                <w:noProof/>
                <w:webHidden/>
              </w:rPr>
            </w:r>
            <w:r w:rsidR="00916FE1">
              <w:rPr>
                <w:noProof/>
                <w:webHidden/>
              </w:rPr>
              <w:fldChar w:fldCharType="separate"/>
            </w:r>
            <w:r w:rsidR="00916FE1">
              <w:rPr>
                <w:noProof/>
                <w:webHidden/>
              </w:rPr>
              <w:t>16</w:t>
            </w:r>
            <w:r w:rsidR="00916FE1">
              <w:rPr>
                <w:noProof/>
                <w:webHidden/>
              </w:rPr>
              <w:fldChar w:fldCharType="end"/>
            </w:r>
          </w:hyperlink>
        </w:p>
        <w:p w14:paraId="747CDA81" w14:textId="59126791" w:rsidR="00916FE1" w:rsidRDefault="00000000">
          <w:pPr>
            <w:pStyle w:val="TDC2"/>
            <w:tabs>
              <w:tab w:val="right" w:leader="dot" w:pos="9350"/>
            </w:tabs>
            <w:ind w:left="440"/>
            <w:rPr>
              <w:rFonts w:asciiTheme="minorHAnsi" w:hAnsiTheme="minorHAnsi"/>
              <w:noProof/>
              <w:kern w:val="2"/>
              <w:szCs w:val="22"/>
              <w:lang w:val="es-BO" w:eastAsia="es-BO"/>
              <w14:ligatures w14:val="standardContextual"/>
            </w:rPr>
          </w:pPr>
          <w:hyperlink w:anchor="_Toc176812666" w:history="1">
            <w:r w:rsidR="00916FE1" w:rsidRPr="0053448B">
              <w:rPr>
                <w:rStyle w:val="Hipervnculo"/>
                <w:rFonts w:ascii="Arial" w:hAnsi="Arial"/>
                <w:noProof/>
                <w:lang w:val="es-BO"/>
              </w:rPr>
              <w:t>10.3. Plataforma web</w:t>
            </w:r>
            <w:r w:rsidR="00916FE1">
              <w:rPr>
                <w:noProof/>
                <w:webHidden/>
              </w:rPr>
              <w:tab/>
            </w:r>
            <w:r w:rsidR="00916FE1">
              <w:rPr>
                <w:noProof/>
                <w:webHidden/>
              </w:rPr>
              <w:fldChar w:fldCharType="begin"/>
            </w:r>
            <w:r w:rsidR="00916FE1">
              <w:rPr>
                <w:noProof/>
                <w:webHidden/>
              </w:rPr>
              <w:instrText xml:space="preserve"> PAGEREF _Toc176812666 \h </w:instrText>
            </w:r>
            <w:r w:rsidR="00916FE1">
              <w:rPr>
                <w:noProof/>
                <w:webHidden/>
              </w:rPr>
            </w:r>
            <w:r w:rsidR="00916FE1">
              <w:rPr>
                <w:noProof/>
                <w:webHidden/>
              </w:rPr>
              <w:fldChar w:fldCharType="separate"/>
            </w:r>
            <w:r w:rsidR="00916FE1">
              <w:rPr>
                <w:noProof/>
                <w:webHidden/>
              </w:rPr>
              <w:t>16</w:t>
            </w:r>
            <w:r w:rsidR="00916FE1">
              <w:rPr>
                <w:noProof/>
                <w:webHidden/>
              </w:rPr>
              <w:fldChar w:fldCharType="end"/>
            </w:r>
          </w:hyperlink>
        </w:p>
        <w:p w14:paraId="74D78CAF" w14:textId="1667117F"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67" w:history="1">
            <w:r w:rsidR="00916FE1" w:rsidRPr="0053448B">
              <w:rPr>
                <w:rStyle w:val="Hipervnculo"/>
                <w:rFonts w:ascii="Arial" w:hAnsi="Arial"/>
                <w:noProof/>
              </w:rPr>
              <w:t>10.3.1. Ciclo de vida</w:t>
            </w:r>
            <w:r w:rsidR="00916FE1">
              <w:rPr>
                <w:noProof/>
                <w:webHidden/>
              </w:rPr>
              <w:tab/>
            </w:r>
            <w:r w:rsidR="00916FE1">
              <w:rPr>
                <w:noProof/>
                <w:webHidden/>
              </w:rPr>
              <w:fldChar w:fldCharType="begin"/>
            </w:r>
            <w:r w:rsidR="00916FE1">
              <w:rPr>
                <w:noProof/>
                <w:webHidden/>
              </w:rPr>
              <w:instrText xml:space="preserve"> PAGEREF _Toc176812667 \h </w:instrText>
            </w:r>
            <w:r w:rsidR="00916FE1">
              <w:rPr>
                <w:noProof/>
                <w:webHidden/>
              </w:rPr>
            </w:r>
            <w:r w:rsidR="00916FE1">
              <w:rPr>
                <w:noProof/>
                <w:webHidden/>
              </w:rPr>
              <w:fldChar w:fldCharType="separate"/>
            </w:r>
            <w:r w:rsidR="00916FE1">
              <w:rPr>
                <w:noProof/>
                <w:webHidden/>
              </w:rPr>
              <w:t>17</w:t>
            </w:r>
            <w:r w:rsidR="00916FE1">
              <w:rPr>
                <w:noProof/>
                <w:webHidden/>
              </w:rPr>
              <w:fldChar w:fldCharType="end"/>
            </w:r>
          </w:hyperlink>
        </w:p>
        <w:p w14:paraId="0C3CFF4D" w14:textId="3DFD0FD5"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68" w:history="1">
            <w:r w:rsidR="00916FE1" w:rsidRPr="0053448B">
              <w:rPr>
                <w:rStyle w:val="Hipervnculo"/>
                <w:rFonts w:ascii="Arial" w:hAnsi="Arial"/>
                <w:noProof/>
              </w:rPr>
              <w:t>10.3.2. Tecnología de plataforma web</w:t>
            </w:r>
            <w:r w:rsidR="00916FE1">
              <w:rPr>
                <w:noProof/>
                <w:webHidden/>
              </w:rPr>
              <w:tab/>
            </w:r>
            <w:r w:rsidR="00916FE1">
              <w:rPr>
                <w:noProof/>
                <w:webHidden/>
              </w:rPr>
              <w:fldChar w:fldCharType="begin"/>
            </w:r>
            <w:r w:rsidR="00916FE1">
              <w:rPr>
                <w:noProof/>
                <w:webHidden/>
              </w:rPr>
              <w:instrText xml:space="preserve"> PAGEREF _Toc176812668 \h </w:instrText>
            </w:r>
            <w:r w:rsidR="00916FE1">
              <w:rPr>
                <w:noProof/>
                <w:webHidden/>
              </w:rPr>
            </w:r>
            <w:r w:rsidR="00916FE1">
              <w:rPr>
                <w:noProof/>
                <w:webHidden/>
              </w:rPr>
              <w:fldChar w:fldCharType="separate"/>
            </w:r>
            <w:r w:rsidR="00916FE1">
              <w:rPr>
                <w:noProof/>
                <w:webHidden/>
              </w:rPr>
              <w:t>17</w:t>
            </w:r>
            <w:r w:rsidR="00916FE1">
              <w:rPr>
                <w:noProof/>
                <w:webHidden/>
              </w:rPr>
              <w:fldChar w:fldCharType="end"/>
            </w:r>
          </w:hyperlink>
        </w:p>
        <w:p w14:paraId="1B1AEBD7" w14:textId="50E5BD3B" w:rsidR="00916FE1" w:rsidRDefault="00000000">
          <w:pPr>
            <w:pStyle w:val="TDC2"/>
            <w:tabs>
              <w:tab w:val="right" w:leader="dot" w:pos="9350"/>
            </w:tabs>
            <w:ind w:left="440"/>
            <w:rPr>
              <w:rFonts w:asciiTheme="minorHAnsi" w:hAnsiTheme="minorHAnsi"/>
              <w:noProof/>
              <w:kern w:val="2"/>
              <w:szCs w:val="22"/>
              <w:lang w:val="es-BO" w:eastAsia="es-BO"/>
              <w14:ligatures w14:val="standardContextual"/>
            </w:rPr>
          </w:pPr>
          <w:hyperlink w:anchor="_Toc176812669" w:history="1">
            <w:r w:rsidR="00916FE1" w:rsidRPr="0053448B">
              <w:rPr>
                <w:rStyle w:val="Hipervnculo"/>
                <w:rFonts w:ascii="Arial" w:hAnsi="Arial"/>
                <w:noProof/>
              </w:rPr>
              <w:t>10.4. Metodología</w:t>
            </w:r>
            <w:r w:rsidR="00916FE1">
              <w:rPr>
                <w:noProof/>
                <w:webHidden/>
              </w:rPr>
              <w:tab/>
            </w:r>
            <w:r w:rsidR="00916FE1">
              <w:rPr>
                <w:noProof/>
                <w:webHidden/>
              </w:rPr>
              <w:fldChar w:fldCharType="begin"/>
            </w:r>
            <w:r w:rsidR="00916FE1">
              <w:rPr>
                <w:noProof/>
                <w:webHidden/>
              </w:rPr>
              <w:instrText xml:space="preserve"> PAGEREF _Toc176812669 \h </w:instrText>
            </w:r>
            <w:r w:rsidR="00916FE1">
              <w:rPr>
                <w:noProof/>
                <w:webHidden/>
              </w:rPr>
            </w:r>
            <w:r w:rsidR="00916FE1">
              <w:rPr>
                <w:noProof/>
                <w:webHidden/>
              </w:rPr>
              <w:fldChar w:fldCharType="separate"/>
            </w:r>
            <w:r w:rsidR="00916FE1">
              <w:rPr>
                <w:noProof/>
                <w:webHidden/>
              </w:rPr>
              <w:t>18</w:t>
            </w:r>
            <w:r w:rsidR="00916FE1">
              <w:rPr>
                <w:noProof/>
                <w:webHidden/>
              </w:rPr>
              <w:fldChar w:fldCharType="end"/>
            </w:r>
          </w:hyperlink>
        </w:p>
        <w:p w14:paraId="72D659CA" w14:textId="41A74CBD"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70" w:history="1">
            <w:r w:rsidR="00916FE1" w:rsidRPr="0053448B">
              <w:rPr>
                <w:rStyle w:val="Hipervnculo"/>
                <w:rFonts w:ascii="Arial" w:hAnsi="Arial"/>
                <w:noProof/>
              </w:rPr>
              <w:t>10.4.1. Metodologías ágiles</w:t>
            </w:r>
            <w:r w:rsidR="00916FE1">
              <w:rPr>
                <w:noProof/>
                <w:webHidden/>
              </w:rPr>
              <w:tab/>
            </w:r>
            <w:r w:rsidR="00916FE1">
              <w:rPr>
                <w:noProof/>
                <w:webHidden/>
              </w:rPr>
              <w:fldChar w:fldCharType="begin"/>
            </w:r>
            <w:r w:rsidR="00916FE1">
              <w:rPr>
                <w:noProof/>
                <w:webHidden/>
              </w:rPr>
              <w:instrText xml:space="preserve"> PAGEREF _Toc176812670 \h </w:instrText>
            </w:r>
            <w:r w:rsidR="00916FE1">
              <w:rPr>
                <w:noProof/>
                <w:webHidden/>
              </w:rPr>
            </w:r>
            <w:r w:rsidR="00916FE1">
              <w:rPr>
                <w:noProof/>
                <w:webHidden/>
              </w:rPr>
              <w:fldChar w:fldCharType="separate"/>
            </w:r>
            <w:r w:rsidR="00916FE1">
              <w:rPr>
                <w:noProof/>
                <w:webHidden/>
              </w:rPr>
              <w:t>18</w:t>
            </w:r>
            <w:r w:rsidR="00916FE1">
              <w:rPr>
                <w:noProof/>
                <w:webHidden/>
              </w:rPr>
              <w:fldChar w:fldCharType="end"/>
            </w:r>
          </w:hyperlink>
        </w:p>
        <w:p w14:paraId="243F8D8D" w14:textId="041118DA"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71" w:history="1">
            <w:r w:rsidR="00916FE1" w:rsidRPr="0053448B">
              <w:rPr>
                <w:rStyle w:val="Hipervnculo"/>
                <w:rFonts w:ascii="Arial" w:hAnsi="Arial"/>
                <w:noProof/>
              </w:rPr>
              <w:t>10.4.2. Metodología de desarrollo</w:t>
            </w:r>
            <w:r w:rsidR="00916FE1">
              <w:rPr>
                <w:noProof/>
                <w:webHidden/>
              </w:rPr>
              <w:tab/>
            </w:r>
            <w:r w:rsidR="00916FE1">
              <w:rPr>
                <w:noProof/>
                <w:webHidden/>
              </w:rPr>
              <w:fldChar w:fldCharType="begin"/>
            </w:r>
            <w:r w:rsidR="00916FE1">
              <w:rPr>
                <w:noProof/>
                <w:webHidden/>
              </w:rPr>
              <w:instrText xml:space="preserve"> PAGEREF _Toc176812671 \h </w:instrText>
            </w:r>
            <w:r w:rsidR="00916FE1">
              <w:rPr>
                <w:noProof/>
                <w:webHidden/>
              </w:rPr>
            </w:r>
            <w:r w:rsidR="00916FE1">
              <w:rPr>
                <w:noProof/>
                <w:webHidden/>
              </w:rPr>
              <w:fldChar w:fldCharType="separate"/>
            </w:r>
            <w:r w:rsidR="00916FE1">
              <w:rPr>
                <w:noProof/>
                <w:webHidden/>
              </w:rPr>
              <w:t>19</w:t>
            </w:r>
            <w:r w:rsidR="00916FE1">
              <w:rPr>
                <w:noProof/>
                <w:webHidden/>
              </w:rPr>
              <w:fldChar w:fldCharType="end"/>
            </w:r>
          </w:hyperlink>
        </w:p>
        <w:p w14:paraId="352614BE" w14:textId="6C2BAE4D"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72" w:history="1">
            <w:r w:rsidR="00916FE1" w:rsidRPr="0053448B">
              <w:rPr>
                <w:rStyle w:val="Hipervnculo"/>
                <w:rFonts w:ascii="Arial" w:hAnsi="Arial"/>
                <w:noProof/>
              </w:rPr>
              <w:t>10.4.3. Tipos de metodología</w:t>
            </w:r>
            <w:r w:rsidR="00916FE1">
              <w:rPr>
                <w:noProof/>
                <w:webHidden/>
              </w:rPr>
              <w:tab/>
            </w:r>
            <w:r w:rsidR="00916FE1">
              <w:rPr>
                <w:noProof/>
                <w:webHidden/>
              </w:rPr>
              <w:fldChar w:fldCharType="begin"/>
            </w:r>
            <w:r w:rsidR="00916FE1">
              <w:rPr>
                <w:noProof/>
                <w:webHidden/>
              </w:rPr>
              <w:instrText xml:space="preserve"> PAGEREF _Toc176812672 \h </w:instrText>
            </w:r>
            <w:r w:rsidR="00916FE1">
              <w:rPr>
                <w:noProof/>
                <w:webHidden/>
              </w:rPr>
            </w:r>
            <w:r w:rsidR="00916FE1">
              <w:rPr>
                <w:noProof/>
                <w:webHidden/>
              </w:rPr>
              <w:fldChar w:fldCharType="separate"/>
            </w:r>
            <w:r w:rsidR="00916FE1">
              <w:rPr>
                <w:noProof/>
                <w:webHidden/>
              </w:rPr>
              <w:t>19</w:t>
            </w:r>
            <w:r w:rsidR="00916FE1">
              <w:rPr>
                <w:noProof/>
                <w:webHidden/>
              </w:rPr>
              <w:fldChar w:fldCharType="end"/>
            </w:r>
          </w:hyperlink>
        </w:p>
        <w:p w14:paraId="10F6918C" w14:textId="2287FFCB" w:rsidR="00916FE1" w:rsidRDefault="00000000">
          <w:pPr>
            <w:pStyle w:val="TDC2"/>
            <w:tabs>
              <w:tab w:val="right" w:leader="dot" w:pos="9350"/>
            </w:tabs>
            <w:ind w:left="440"/>
            <w:rPr>
              <w:rFonts w:asciiTheme="minorHAnsi" w:hAnsiTheme="minorHAnsi"/>
              <w:noProof/>
              <w:kern w:val="2"/>
              <w:szCs w:val="22"/>
              <w:lang w:val="es-BO" w:eastAsia="es-BO"/>
              <w14:ligatures w14:val="standardContextual"/>
            </w:rPr>
          </w:pPr>
          <w:hyperlink w:anchor="_Toc176812673" w:history="1">
            <w:r w:rsidR="00916FE1" w:rsidRPr="0053448B">
              <w:rPr>
                <w:rStyle w:val="Hipervnculo"/>
                <w:rFonts w:ascii="Arial" w:hAnsi="Arial"/>
                <w:noProof/>
              </w:rPr>
              <w:t>10.5. Metodología SCRUM simplificado</w:t>
            </w:r>
            <w:r w:rsidR="00916FE1">
              <w:rPr>
                <w:noProof/>
                <w:webHidden/>
              </w:rPr>
              <w:tab/>
            </w:r>
            <w:r w:rsidR="00916FE1">
              <w:rPr>
                <w:noProof/>
                <w:webHidden/>
              </w:rPr>
              <w:fldChar w:fldCharType="begin"/>
            </w:r>
            <w:r w:rsidR="00916FE1">
              <w:rPr>
                <w:noProof/>
                <w:webHidden/>
              </w:rPr>
              <w:instrText xml:space="preserve"> PAGEREF _Toc176812673 \h </w:instrText>
            </w:r>
            <w:r w:rsidR="00916FE1">
              <w:rPr>
                <w:noProof/>
                <w:webHidden/>
              </w:rPr>
            </w:r>
            <w:r w:rsidR="00916FE1">
              <w:rPr>
                <w:noProof/>
                <w:webHidden/>
              </w:rPr>
              <w:fldChar w:fldCharType="separate"/>
            </w:r>
            <w:r w:rsidR="00916FE1">
              <w:rPr>
                <w:noProof/>
                <w:webHidden/>
              </w:rPr>
              <w:t>20</w:t>
            </w:r>
            <w:r w:rsidR="00916FE1">
              <w:rPr>
                <w:noProof/>
                <w:webHidden/>
              </w:rPr>
              <w:fldChar w:fldCharType="end"/>
            </w:r>
          </w:hyperlink>
        </w:p>
        <w:p w14:paraId="5E3A5723" w14:textId="13422535"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74" w:history="1">
            <w:r w:rsidR="00916FE1" w:rsidRPr="0053448B">
              <w:rPr>
                <w:rStyle w:val="Hipervnculo"/>
                <w:rFonts w:ascii="Arial" w:hAnsi="Arial"/>
                <w:noProof/>
              </w:rPr>
              <w:t>10.5.1. Fases de la metodología SCRUM</w:t>
            </w:r>
            <w:r w:rsidR="00916FE1">
              <w:rPr>
                <w:noProof/>
                <w:webHidden/>
              </w:rPr>
              <w:tab/>
            </w:r>
            <w:r w:rsidR="00916FE1">
              <w:rPr>
                <w:noProof/>
                <w:webHidden/>
              </w:rPr>
              <w:fldChar w:fldCharType="begin"/>
            </w:r>
            <w:r w:rsidR="00916FE1">
              <w:rPr>
                <w:noProof/>
                <w:webHidden/>
              </w:rPr>
              <w:instrText xml:space="preserve"> PAGEREF _Toc176812674 \h </w:instrText>
            </w:r>
            <w:r w:rsidR="00916FE1">
              <w:rPr>
                <w:noProof/>
                <w:webHidden/>
              </w:rPr>
            </w:r>
            <w:r w:rsidR="00916FE1">
              <w:rPr>
                <w:noProof/>
                <w:webHidden/>
              </w:rPr>
              <w:fldChar w:fldCharType="separate"/>
            </w:r>
            <w:r w:rsidR="00916FE1">
              <w:rPr>
                <w:noProof/>
                <w:webHidden/>
              </w:rPr>
              <w:t>20</w:t>
            </w:r>
            <w:r w:rsidR="00916FE1">
              <w:rPr>
                <w:noProof/>
                <w:webHidden/>
              </w:rPr>
              <w:fldChar w:fldCharType="end"/>
            </w:r>
          </w:hyperlink>
        </w:p>
        <w:p w14:paraId="7F2DCB27" w14:textId="5BD84D89"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75" w:history="1">
            <w:r w:rsidR="00916FE1" w:rsidRPr="0053448B">
              <w:rPr>
                <w:rStyle w:val="Hipervnculo"/>
                <w:rFonts w:ascii="Arial" w:hAnsi="Arial"/>
                <w:noProof/>
              </w:rPr>
              <w:t>10.5.2. Roles de la metodología SCRUM</w:t>
            </w:r>
            <w:r w:rsidR="00916FE1">
              <w:rPr>
                <w:noProof/>
                <w:webHidden/>
              </w:rPr>
              <w:tab/>
            </w:r>
            <w:r w:rsidR="00916FE1">
              <w:rPr>
                <w:noProof/>
                <w:webHidden/>
              </w:rPr>
              <w:fldChar w:fldCharType="begin"/>
            </w:r>
            <w:r w:rsidR="00916FE1">
              <w:rPr>
                <w:noProof/>
                <w:webHidden/>
              </w:rPr>
              <w:instrText xml:space="preserve"> PAGEREF _Toc176812675 \h </w:instrText>
            </w:r>
            <w:r w:rsidR="00916FE1">
              <w:rPr>
                <w:noProof/>
                <w:webHidden/>
              </w:rPr>
            </w:r>
            <w:r w:rsidR="00916FE1">
              <w:rPr>
                <w:noProof/>
                <w:webHidden/>
              </w:rPr>
              <w:fldChar w:fldCharType="separate"/>
            </w:r>
            <w:r w:rsidR="00916FE1">
              <w:rPr>
                <w:noProof/>
                <w:webHidden/>
              </w:rPr>
              <w:t>21</w:t>
            </w:r>
            <w:r w:rsidR="00916FE1">
              <w:rPr>
                <w:noProof/>
                <w:webHidden/>
              </w:rPr>
              <w:fldChar w:fldCharType="end"/>
            </w:r>
          </w:hyperlink>
        </w:p>
        <w:p w14:paraId="1AD79786" w14:textId="520128F8"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76" w:history="1">
            <w:r w:rsidR="00916FE1" w:rsidRPr="0053448B">
              <w:rPr>
                <w:rStyle w:val="Hipervnculo"/>
                <w:rFonts w:ascii="Arial" w:hAnsi="Arial"/>
                <w:noProof/>
              </w:rPr>
              <w:t>10.5.3. Eventos en scrum</w:t>
            </w:r>
            <w:r w:rsidR="00916FE1">
              <w:rPr>
                <w:noProof/>
                <w:webHidden/>
              </w:rPr>
              <w:tab/>
            </w:r>
            <w:r w:rsidR="00916FE1">
              <w:rPr>
                <w:noProof/>
                <w:webHidden/>
              </w:rPr>
              <w:fldChar w:fldCharType="begin"/>
            </w:r>
            <w:r w:rsidR="00916FE1">
              <w:rPr>
                <w:noProof/>
                <w:webHidden/>
              </w:rPr>
              <w:instrText xml:space="preserve"> PAGEREF _Toc176812676 \h </w:instrText>
            </w:r>
            <w:r w:rsidR="00916FE1">
              <w:rPr>
                <w:noProof/>
                <w:webHidden/>
              </w:rPr>
            </w:r>
            <w:r w:rsidR="00916FE1">
              <w:rPr>
                <w:noProof/>
                <w:webHidden/>
              </w:rPr>
              <w:fldChar w:fldCharType="separate"/>
            </w:r>
            <w:r w:rsidR="00916FE1">
              <w:rPr>
                <w:noProof/>
                <w:webHidden/>
              </w:rPr>
              <w:t>21</w:t>
            </w:r>
            <w:r w:rsidR="00916FE1">
              <w:rPr>
                <w:noProof/>
                <w:webHidden/>
              </w:rPr>
              <w:fldChar w:fldCharType="end"/>
            </w:r>
          </w:hyperlink>
        </w:p>
        <w:p w14:paraId="5BDCA900" w14:textId="089C3B8B"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77" w:history="1">
            <w:r w:rsidR="00916FE1" w:rsidRPr="0053448B">
              <w:rPr>
                <w:rStyle w:val="Hipervnculo"/>
                <w:rFonts w:ascii="Arial" w:hAnsi="Arial"/>
                <w:noProof/>
              </w:rPr>
              <w:t>10.5.4. Artefactos de scrum</w:t>
            </w:r>
            <w:r w:rsidR="00916FE1">
              <w:rPr>
                <w:noProof/>
                <w:webHidden/>
              </w:rPr>
              <w:tab/>
            </w:r>
            <w:r w:rsidR="00916FE1">
              <w:rPr>
                <w:noProof/>
                <w:webHidden/>
              </w:rPr>
              <w:fldChar w:fldCharType="begin"/>
            </w:r>
            <w:r w:rsidR="00916FE1">
              <w:rPr>
                <w:noProof/>
                <w:webHidden/>
              </w:rPr>
              <w:instrText xml:space="preserve"> PAGEREF _Toc176812677 \h </w:instrText>
            </w:r>
            <w:r w:rsidR="00916FE1">
              <w:rPr>
                <w:noProof/>
                <w:webHidden/>
              </w:rPr>
            </w:r>
            <w:r w:rsidR="00916FE1">
              <w:rPr>
                <w:noProof/>
                <w:webHidden/>
              </w:rPr>
              <w:fldChar w:fldCharType="separate"/>
            </w:r>
            <w:r w:rsidR="00916FE1">
              <w:rPr>
                <w:noProof/>
                <w:webHidden/>
              </w:rPr>
              <w:t>22</w:t>
            </w:r>
            <w:r w:rsidR="00916FE1">
              <w:rPr>
                <w:noProof/>
                <w:webHidden/>
              </w:rPr>
              <w:fldChar w:fldCharType="end"/>
            </w:r>
          </w:hyperlink>
        </w:p>
        <w:p w14:paraId="3B4C3D1E" w14:textId="5EE1C3C3" w:rsidR="00916FE1" w:rsidRDefault="00000000">
          <w:pPr>
            <w:pStyle w:val="TDC2"/>
            <w:tabs>
              <w:tab w:val="right" w:leader="dot" w:pos="9350"/>
            </w:tabs>
            <w:ind w:left="440"/>
            <w:rPr>
              <w:rFonts w:asciiTheme="minorHAnsi" w:hAnsiTheme="minorHAnsi"/>
              <w:noProof/>
              <w:kern w:val="2"/>
              <w:szCs w:val="22"/>
              <w:lang w:val="es-BO" w:eastAsia="es-BO"/>
              <w14:ligatures w14:val="standardContextual"/>
            </w:rPr>
          </w:pPr>
          <w:hyperlink w:anchor="_Toc176812678" w:history="1">
            <w:r w:rsidR="00916FE1" w:rsidRPr="0053448B">
              <w:rPr>
                <w:rStyle w:val="Hipervnculo"/>
                <w:rFonts w:ascii="Arial" w:hAnsi="Arial"/>
                <w:noProof/>
              </w:rPr>
              <w:t>10.6. Fundamentos sobre herramientas de desarrollo</w:t>
            </w:r>
            <w:r w:rsidR="00916FE1">
              <w:rPr>
                <w:noProof/>
                <w:webHidden/>
              </w:rPr>
              <w:tab/>
            </w:r>
            <w:r w:rsidR="00916FE1">
              <w:rPr>
                <w:noProof/>
                <w:webHidden/>
              </w:rPr>
              <w:fldChar w:fldCharType="begin"/>
            </w:r>
            <w:r w:rsidR="00916FE1">
              <w:rPr>
                <w:noProof/>
                <w:webHidden/>
              </w:rPr>
              <w:instrText xml:space="preserve"> PAGEREF _Toc176812678 \h </w:instrText>
            </w:r>
            <w:r w:rsidR="00916FE1">
              <w:rPr>
                <w:noProof/>
                <w:webHidden/>
              </w:rPr>
            </w:r>
            <w:r w:rsidR="00916FE1">
              <w:rPr>
                <w:noProof/>
                <w:webHidden/>
              </w:rPr>
              <w:fldChar w:fldCharType="separate"/>
            </w:r>
            <w:r w:rsidR="00916FE1">
              <w:rPr>
                <w:noProof/>
                <w:webHidden/>
              </w:rPr>
              <w:t>23</w:t>
            </w:r>
            <w:r w:rsidR="00916FE1">
              <w:rPr>
                <w:noProof/>
                <w:webHidden/>
              </w:rPr>
              <w:fldChar w:fldCharType="end"/>
            </w:r>
          </w:hyperlink>
        </w:p>
        <w:p w14:paraId="76D172C0" w14:textId="18C1DABB"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79" w:history="1">
            <w:r w:rsidR="00916FE1" w:rsidRPr="0053448B">
              <w:rPr>
                <w:rStyle w:val="Hipervnculo"/>
                <w:rFonts w:ascii="Arial" w:hAnsi="Arial"/>
                <w:noProof/>
              </w:rPr>
              <w:t>10.6.1. Lenguaje de programación</w:t>
            </w:r>
            <w:r w:rsidR="00916FE1">
              <w:rPr>
                <w:noProof/>
                <w:webHidden/>
              </w:rPr>
              <w:tab/>
            </w:r>
            <w:r w:rsidR="00916FE1">
              <w:rPr>
                <w:noProof/>
                <w:webHidden/>
              </w:rPr>
              <w:fldChar w:fldCharType="begin"/>
            </w:r>
            <w:r w:rsidR="00916FE1">
              <w:rPr>
                <w:noProof/>
                <w:webHidden/>
              </w:rPr>
              <w:instrText xml:space="preserve"> PAGEREF _Toc176812679 \h </w:instrText>
            </w:r>
            <w:r w:rsidR="00916FE1">
              <w:rPr>
                <w:noProof/>
                <w:webHidden/>
              </w:rPr>
            </w:r>
            <w:r w:rsidR="00916FE1">
              <w:rPr>
                <w:noProof/>
                <w:webHidden/>
              </w:rPr>
              <w:fldChar w:fldCharType="separate"/>
            </w:r>
            <w:r w:rsidR="00916FE1">
              <w:rPr>
                <w:noProof/>
                <w:webHidden/>
              </w:rPr>
              <w:t>23</w:t>
            </w:r>
            <w:r w:rsidR="00916FE1">
              <w:rPr>
                <w:noProof/>
                <w:webHidden/>
              </w:rPr>
              <w:fldChar w:fldCharType="end"/>
            </w:r>
          </w:hyperlink>
        </w:p>
        <w:p w14:paraId="5C2C1B32" w14:textId="5F23A172"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80" w:history="1">
            <w:r w:rsidR="00916FE1" w:rsidRPr="0053448B">
              <w:rPr>
                <w:rStyle w:val="Hipervnculo"/>
                <w:rFonts w:ascii="Arial" w:hAnsi="Arial"/>
                <w:noProof/>
              </w:rPr>
              <w:t>10.6.2. Lenguaje de programación JavaScript</w:t>
            </w:r>
            <w:r w:rsidR="00916FE1">
              <w:rPr>
                <w:noProof/>
                <w:webHidden/>
              </w:rPr>
              <w:tab/>
            </w:r>
            <w:r w:rsidR="00916FE1">
              <w:rPr>
                <w:noProof/>
                <w:webHidden/>
              </w:rPr>
              <w:fldChar w:fldCharType="begin"/>
            </w:r>
            <w:r w:rsidR="00916FE1">
              <w:rPr>
                <w:noProof/>
                <w:webHidden/>
              </w:rPr>
              <w:instrText xml:space="preserve"> PAGEREF _Toc176812680 \h </w:instrText>
            </w:r>
            <w:r w:rsidR="00916FE1">
              <w:rPr>
                <w:noProof/>
                <w:webHidden/>
              </w:rPr>
            </w:r>
            <w:r w:rsidR="00916FE1">
              <w:rPr>
                <w:noProof/>
                <w:webHidden/>
              </w:rPr>
              <w:fldChar w:fldCharType="separate"/>
            </w:r>
            <w:r w:rsidR="00916FE1">
              <w:rPr>
                <w:noProof/>
                <w:webHidden/>
              </w:rPr>
              <w:t>23</w:t>
            </w:r>
            <w:r w:rsidR="00916FE1">
              <w:rPr>
                <w:noProof/>
                <w:webHidden/>
              </w:rPr>
              <w:fldChar w:fldCharType="end"/>
            </w:r>
          </w:hyperlink>
        </w:p>
        <w:p w14:paraId="231C394A" w14:textId="56894693"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81" w:history="1">
            <w:r w:rsidR="00916FE1" w:rsidRPr="0053448B">
              <w:rPr>
                <w:rStyle w:val="Hipervnculo"/>
                <w:rFonts w:ascii="Arial" w:hAnsi="Arial"/>
                <w:noProof/>
              </w:rPr>
              <w:t>10.6.3. Características de JavaScript</w:t>
            </w:r>
            <w:r w:rsidR="00916FE1">
              <w:rPr>
                <w:noProof/>
                <w:webHidden/>
              </w:rPr>
              <w:tab/>
            </w:r>
            <w:r w:rsidR="00916FE1">
              <w:rPr>
                <w:noProof/>
                <w:webHidden/>
              </w:rPr>
              <w:fldChar w:fldCharType="begin"/>
            </w:r>
            <w:r w:rsidR="00916FE1">
              <w:rPr>
                <w:noProof/>
                <w:webHidden/>
              </w:rPr>
              <w:instrText xml:space="preserve"> PAGEREF _Toc176812681 \h </w:instrText>
            </w:r>
            <w:r w:rsidR="00916FE1">
              <w:rPr>
                <w:noProof/>
                <w:webHidden/>
              </w:rPr>
            </w:r>
            <w:r w:rsidR="00916FE1">
              <w:rPr>
                <w:noProof/>
                <w:webHidden/>
              </w:rPr>
              <w:fldChar w:fldCharType="separate"/>
            </w:r>
            <w:r w:rsidR="00916FE1">
              <w:rPr>
                <w:noProof/>
                <w:webHidden/>
              </w:rPr>
              <w:t>24</w:t>
            </w:r>
            <w:r w:rsidR="00916FE1">
              <w:rPr>
                <w:noProof/>
                <w:webHidden/>
              </w:rPr>
              <w:fldChar w:fldCharType="end"/>
            </w:r>
          </w:hyperlink>
        </w:p>
        <w:p w14:paraId="0CCE837C" w14:textId="2590414E"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82" w:history="1">
            <w:r w:rsidR="00916FE1" w:rsidRPr="0053448B">
              <w:rPr>
                <w:rStyle w:val="Hipervnculo"/>
                <w:rFonts w:ascii="Arial" w:hAnsi="Arial"/>
                <w:noProof/>
              </w:rPr>
              <w:t>10.6.4. Framework</w:t>
            </w:r>
            <w:r w:rsidR="00916FE1">
              <w:rPr>
                <w:noProof/>
                <w:webHidden/>
              </w:rPr>
              <w:tab/>
            </w:r>
            <w:r w:rsidR="00916FE1">
              <w:rPr>
                <w:noProof/>
                <w:webHidden/>
              </w:rPr>
              <w:fldChar w:fldCharType="begin"/>
            </w:r>
            <w:r w:rsidR="00916FE1">
              <w:rPr>
                <w:noProof/>
                <w:webHidden/>
              </w:rPr>
              <w:instrText xml:space="preserve"> PAGEREF _Toc176812682 \h </w:instrText>
            </w:r>
            <w:r w:rsidR="00916FE1">
              <w:rPr>
                <w:noProof/>
                <w:webHidden/>
              </w:rPr>
            </w:r>
            <w:r w:rsidR="00916FE1">
              <w:rPr>
                <w:noProof/>
                <w:webHidden/>
              </w:rPr>
              <w:fldChar w:fldCharType="separate"/>
            </w:r>
            <w:r w:rsidR="00916FE1">
              <w:rPr>
                <w:noProof/>
                <w:webHidden/>
              </w:rPr>
              <w:t>24</w:t>
            </w:r>
            <w:r w:rsidR="00916FE1">
              <w:rPr>
                <w:noProof/>
                <w:webHidden/>
              </w:rPr>
              <w:fldChar w:fldCharType="end"/>
            </w:r>
          </w:hyperlink>
        </w:p>
        <w:p w14:paraId="6996D6FB" w14:textId="408BAC56"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83" w:history="1">
            <w:r w:rsidR="00916FE1" w:rsidRPr="0053448B">
              <w:rPr>
                <w:rStyle w:val="Hipervnculo"/>
                <w:rFonts w:ascii="Arial" w:hAnsi="Arial"/>
                <w:noProof/>
              </w:rPr>
              <w:t>10.6.5. Framework React.js</w:t>
            </w:r>
            <w:r w:rsidR="00916FE1">
              <w:rPr>
                <w:noProof/>
                <w:webHidden/>
              </w:rPr>
              <w:tab/>
            </w:r>
            <w:r w:rsidR="00916FE1">
              <w:rPr>
                <w:noProof/>
                <w:webHidden/>
              </w:rPr>
              <w:fldChar w:fldCharType="begin"/>
            </w:r>
            <w:r w:rsidR="00916FE1">
              <w:rPr>
                <w:noProof/>
                <w:webHidden/>
              </w:rPr>
              <w:instrText xml:space="preserve"> PAGEREF _Toc176812683 \h </w:instrText>
            </w:r>
            <w:r w:rsidR="00916FE1">
              <w:rPr>
                <w:noProof/>
                <w:webHidden/>
              </w:rPr>
            </w:r>
            <w:r w:rsidR="00916FE1">
              <w:rPr>
                <w:noProof/>
                <w:webHidden/>
              </w:rPr>
              <w:fldChar w:fldCharType="separate"/>
            </w:r>
            <w:r w:rsidR="00916FE1">
              <w:rPr>
                <w:noProof/>
                <w:webHidden/>
              </w:rPr>
              <w:t>25</w:t>
            </w:r>
            <w:r w:rsidR="00916FE1">
              <w:rPr>
                <w:noProof/>
                <w:webHidden/>
              </w:rPr>
              <w:fldChar w:fldCharType="end"/>
            </w:r>
          </w:hyperlink>
        </w:p>
        <w:p w14:paraId="5AC23818" w14:textId="5D90CF06"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84" w:history="1">
            <w:r w:rsidR="00916FE1" w:rsidRPr="0053448B">
              <w:rPr>
                <w:rStyle w:val="Hipervnculo"/>
                <w:rFonts w:ascii="Arial" w:hAnsi="Arial"/>
                <w:noProof/>
              </w:rPr>
              <w:t>10.6.6. Node.js</w:t>
            </w:r>
            <w:r w:rsidR="00916FE1">
              <w:rPr>
                <w:noProof/>
                <w:webHidden/>
              </w:rPr>
              <w:tab/>
            </w:r>
            <w:r w:rsidR="00916FE1">
              <w:rPr>
                <w:noProof/>
                <w:webHidden/>
              </w:rPr>
              <w:fldChar w:fldCharType="begin"/>
            </w:r>
            <w:r w:rsidR="00916FE1">
              <w:rPr>
                <w:noProof/>
                <w:webHidden/>
              </w:rPr>
              <w:instrText xml:space="preserve"> PAGEREF _Toc176812684 \h </w:instrText>
            </w:r>
            <w:r w:rsidR="00916FE1">
              <w:rPr>
                <w:noProof/>
                <w:webHidden/>
              </w:rPr>
            </w:r>
            <w:r w:rsidR="00916FE1">
              <w:rPr>
                <w:noProof/>
                <w:webHidden/>
              </w:rPr>
              <w:fldChar w:fldCharType="separate"/>
            </w:r>
            <w:r w:rsidR="00916FE1">
              <w:rPr>
                <w:noProof/>
                <w:webHidden/>
              </w:rPr>
              <w:t>26</w:t>
            </w:r>
            <w:r w:rsidR="00916FE1">
              <w:rPr>
                <w:noProof/>
                <w:webHidden/>
              </w:rPr>
              <w:fldChar w:fldCharType="end"/>
            </w:r>
          </w:hyperlink>
        </w:p>
        <w:p w14:paraId="67EED38C" w14:textId="7401D60B"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85" w:history="1">
            <w:r w:rsidR="00916FE1" w:rsidRPr="0053448B">
              <w:rPr>
                <w:rStyle w:val="Hipervnculo"/>
                <w:rFonts w:ascii="Arial" w:hAnsi="Arial"/>
                <w:noProof/>
              </w:rPr>
              <w:t>10.6.7. Gestor base de datos</w:t>
            </w:r>
            <w:r w:rsidR="00916FE1">
              <w:rPr>
                <w:noProof/>
                <w:webHidden/>
              </w:rPr>
              <w:tab/>
            </w:r>
            <w:r w:rsidR="00916FE1">
              <w:rPr>
                <w:noProof/>
                <w:webHidden/>
              </w:rPr>
              <w:fldChar w:fldCharType="begin"/>
            </w:r>
            <w:r w:rsidR="00916FE1">
              <w:rPr>
                <w:noProof/>
                <w:webHidden/>
              </w:rPr>
              <w:instrText xml:space="preserve"> PAGEREF _Toc176812685 \h </w:instrText>
            </w:r>
            <w:r w:rsidR="00916FE1">
              <w:rPr>
                <w:noProof/>
                <w:webHidden/>
              </w:rPr>
            </w:r>
            <w:r w:rsidR="00916FE1">
              <w:rPr>
                <w:noProof/>
                <w:webHidden/>
              </w:rPr>
              <w:fldChar w:fldCharType="separate"/>
            </w:r>
            <w:r w:rsidR="00916FE1">
              <w:rPr>
                <w:noProof/>
                <w:webHidden/>
              </w:rPr>
              <w:t>26</w:t>
            </w:r>
            <w:r w:rsidR="00916FE1">
              <w:rPr>
                <w:noProof/>
                <w:webHidden/>
              </w:rPr>
              <w:fldChar w:fldCharType="end"/>
            </w:r>
          </w:hyperlink>
        </w:p>
        <w:p w14:paraId="5036921A" w14:textId="01E638E7"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86" w:history="1">
            <w:r w:rsidR="00916FE1" w:rsidRPr="0053448B">
              <w:rPr>
                <w:rStyle w:val="Hipervnculo"/>
                <w:rFonts w:ascii="Arial" w:hAnsi="Arial"/>
                <w:noProof/>
              </w:rPr>
              <w:t>10.6.8. PostgresSQL</w:t>
            </w:r>
            <w:r w:rsidR="00916FE1">
              <w:rPr>
                <w:noProof/>
                <w:webHidden/>
              </w:rPr>
              <w:tab/>
            </w:r>
            <w:r w:rsidR="00916FE1">
              <w:rPr>
                <w:noProof/>
                <w:webHidden/>
              </w:rPr>
              <w:fldChar w:fldCharType="begin"/>
            </w:r>
            <w:r w:rsidR="00916FE1">
              <w:rPr>
                <w:noProof/>
                <w:webHidden/>
              </w:rPr>
              <w:instrText xml:space="preserve"> PAGEREF _Toc176812686 \h </w:instrText>
            </w:r>
            <w:r w:rsidR="00916FE1">
              <w:rPr>
                <w:noProof/>
                <w:webHidden/>
              </w:rPr>
            </w:r>
            <w:r w:rsidR="00916FE1">
              <w:rPr>
                <w:noProof/>
                <w:webHidden/>
              </w:rPr>
              <w:fldChar w:fldCharType="separate"/>
            </w:r>
            <w:r w:rsidR="00916FE1">
              <w:rPr>
                <w:noProof/>
                <w:webHidden/>
              </w:rPr>
              <w:t>27</w:t>
            </w:r>
            <w:r w:rsidR="00916FE1">
              <w:rPr>
                <w:noProof/>
                <w:webHidden/>
              </w:rPr>
              <w:fldChar w:fldCharType="end"/>
            </w:r>
          </w:hyperlink>
        </w:p>
        <w:p w14:paraId="588FCD08" w14:textId="461FD5D8" w:rsidR="00916FE1" w:rsidRDefault="00000000">
          <w:pPr>
            <w:pStyle w:val="TDC2"/>
            <w:tabs>
              <w:tab w:val="right" w:leader="dot" w:pos="9350"/>
            </w:tabs>
            <w:ind w:left="440"/>
            <w:rPr>
              <w:rFonts w:asciiTheme="minorHAnsi" w:hAnsiTheme="minorHAnsi"/>
              <w:noProof/>
              <w:kern w:val="2"/>
              <w:szCs w:val="22"/>
              <w:lang w:val="es-BO" w:eastAsia="es-BO"/>
              <w14:ligatures w14:val="standardContextual"/>
            </w:rPr>
          </w:pPr>
          <w:hyperlink w:anchor="_Toc176812687" w:history="1">
            <w:r w:rsidR="00916FE1" w:rsidRPr="0053448B">
              <w:rPr>
                <w:rStyle w:val="Hipervnculo"/>
                <w:rFonts w:ascii="Arial" w:hAnsi="Arial"/>
                <w:noProof/>
              </w:rPr>
              <w:t>10.7. Otras Herramientas</w:t>
            </w:r>
            <w:r w:rsidR="00916FE1">
              <w:rPr>
                <w:noProof/>
                <w:webHidden/>
              </w:rPr>
              <w:tab/>
            </w:r>
            <w:r w:rsidR="00916FE1">
              <w:rPr>
                <w:noProof/>
                <w:webHidden/>
              </w:rPr>
              <w:fldChar w:fldCharType="begin"/>
            </w:r>
            <w:r w:rsidR="00916FE1">
              <w:rPr>
                <w:noProof/>
                <w:webHidden/>
              </w:rPr>
              <w:instrText xml:space="preserve"> PAGEREF _Toc176812687 \h </w:instrText>
            </w:r>
            <w:r w:rsidR="00916FE1">
              <w:rPr>
                <w:noProof/>
                <w:webHidden/>
              </w:rPr>
            </w:r>
            <w:r w:rsidR="00916FE1">
              <w:rPr>
                <w:noProof/>
                <w:webHidden/>
              </w:rPr>
              <w:fldChar w:fldCharType="separate"/>
            </w:r>
            <w:r w:rsidR="00916FE1">
              <w:rPr>
                <w:noProof/>
                <w:webHidden/>
              </w:rPr>
              <w:t>28</w:t>
            </w:r>
            <w:r w:rsidR="00916FE1">
              <w:rPr>
                <w:noProof/>
                <w:webHidden/>
              </w:rPr>
              <w:fldChar w:fldCharType="end"/>
            </w:r>
          </w:hyperlink>
        </w:p>
        <w:p w14:paraId="1FB980BA" w14:textId="2B9B77E4"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88" w:history="1">
            <w:r w:rsidR="00916FE1" w:rsidRPr="0053448B">
              <w:rPr>
                <w:rStyle w:val="Hipervnculo"/>
                <w:rFonts w:ascii="Arial" w:hAnsi="Arial"/>
                <w:noProof/>
              </w:rPr>
              <w:t>10.7.1. Docker</w:t>
            </w:r>
            <w:r w:rsidR="00916FE1">
              <w:rPr>
                <w:noProof/>
                <w:webHidden/>
              </w:rPr>
              <w:tab/>
            </w:r>
            <w:r w:rsidR="00916FE1">
              <w:rPr>
                <w:noProof/>
                <w:webHidden/>
              </w:rPr>
              <w:fldChar w:fldCharType="begin"/>
            </w:r>
            <w:r w:rsidR="00916FE1">
              <w:rPr>
                <w:noProof/>
                <w:webHidden/>
              </w:rPr>
              <w:instrText xml:space="preserve"> PAGEREF _Toc176812688 \h </w:instrText>
            </w:r>
            <w:r w:rsidR="00916FE1">
              <w:rPr>
                <w:noProof/>
                <w:webHidden/>
              </w:rPr>
            </w:r>
            <w:r w:rsidR="00916FE1">
              <w:rPr>
                <w:noProof/>
                <w:webHidden/>
              </w:rPr>
              <w:fldChar w:fldCharType="separate"/>
            </w:r>
            <w:r w:rsidR="00916FE1">
              <w:rPr>
                <w:noProof/>
                <w:webHidden/>
              </w:rPr>
              <w:t>28</w:t>
            </w:r>
            <w:r w:rsidR="00916FE1">
              <w:rPr>
                <w:noProof/>
                <w:webHidden/>
              </w:rPr>
              <w:fldChar w:fldCharType="end"/>
            </w:r>
          </w:hyperlink>
        </w:p>
        <w:p w14:paraId="2A8C2ABA" w14:textId="16FA0103"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89" w:history="1">
            <w:r w:rsidR="00916FE1" w:rsidRPr="0053448B">
              <w:rPr>
                <w:rStyle w:val="Hipervnculo"/>
                <w:rFonts w:ascii="Arial" w:hAnsi="Arial"/>
                <w:noProof/>
              </w:rPr>
              <w:t>10.7.2. Postman</w:t>
            </w:r>
            <w:r w:rsidR="00916FE1">
              <w:rPr>
                <w:noProof/>
                <w:webHidden/>
              </w:rPr>
              <w:tab/>
            </w:r>
            <w:r w:rsidR="00916FE1">
              <w:rPr>
                <w:noProof/>
                <w:webHidden/>
              </w:rPr>
              <w:fldChar w:fldCharType="begin"/>
            </w:r>
            <w:r w:rsidR="00916FE1">
              <w:rPr>
                <w:noProof/>
                <w:webHidden/>
              </w:rPr>
              <w:instrText xml:space="preserve"> PAGEREF _Toc176812689 \h </w:instrText>
            </w:r>
            <w:r w:rsidR="00916FE1">
              <w:rPr>
                <w:noProof/>
                <w:webHidden/>
              </w:rPr>
            </w:r>
            <w:r w:rsidR="00916FE1">
              <w:rPr>
                <w:noProof/>
                <w:webHidden/>
              </w:rPr>
              <w:fldChar w:fldCharType="separate"/>
            </w:r>
            <w:r w:rsidR="00916FE1">
              <w:rPr>
                <w:noProof/>
                <w:webHidden/>
              </w:rPr>
              <w:t>29</w:t>
            </w:r>
            <w:r w:rsidR="00916FE1">
              <w:rPr>
                <w:noProof/>
                <w:webHidden/>
              </w:rPr>
              <w:fldChar w:fldCharType="end"/>
            </w:r>
          </w:hyperlink>
        </w:p>
        <w:p w14:paraId="5E4FDC2A" w14:textId="2FA6A90D"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90" w:history="1">
            <w:r w:rsidR="00916FE1" w:rsidRPr="0053448B">
              <w:rPr>
                <w:rStyle w:val="Hipervnculo"/>
                <w:rFonts w:ascii="Arial" w:hAnsi="Arial"/>
                <w:noProof/>
              </w:rPr>
              <w:t>10.7.3. Visual Studio Code</w:t>
            </w:r>
            <w:r w:rsidR="00916FE1">
              <w:rPr>
                <w:noProof/>
                <w:webHidden/>
              </w:rPr>
              <w:tab/>
            </w:r>
            <w:r w:rsidR="00916FE1">
              <w:rPr>
                <w:noProof/>
                <w:webHidden/>
              </w:rPr>
              <w:fldChar w:fldCharType="begin"/>
            </w:r>
            <w:r w:rsidR="00916FE1">
              <w:rPr>
                <w:noProof/>
                <w:webHidden/>
              </w:rPr>
              <w:instrText xml:space="preserve"> PAGEREF _Toc176812690 \h </w:instrText>
            </w:r>
            <w:r w:rsidR="00916FE1">
              <w:rPr>
                <w:noProof/>
                <w:webHidden/>
              </w:rPr>
            </w:r>
            <w:r w:rsidR="00916FE1">
              <w:rPr>
                <w:noProof/>
                <w:webHidden/>
              </w:rPr>
              <w:fldChar w:fldCharType="separate"/>
            </w:r>
            <w:r w:rsidR="00916FE1">
              <w:rPr>
                <w:noProof/>
                <w:webHidden/>
              </w:rPr>
              <w:t>29</w:t>
            </w:r>
            <w:r w:rsidR="00916FE1">
              <w:rPr>
                <w:noProof/>
                <w:webHidden/>
              </w:rPr>
              <w:fldChar w:fldCharType="end"/>
            </w:r>
          </w:hyperlink>
        </w:p>
        <w:p w14:paraId="38BE12BF" w14:textId="23707587" w:rsidR="00916FE1" w:rsidRDefault="00000000">
          <w:pPr>
            <w:pStyle w:val="TDC2"/>
            <w:tabs>
              <w:tab w:val="right" w:leader="dot" w:pos="9350"/>
            </w:tabs>
            <w:ind w:left="440"/>
            <w:rPr>
              <w:rFonts w:asciiTheme="minorHAnsi" w:hAnsiTheme="minorHAnsi"/>
              <w:noProof/>
              <w:kern w:val="2"/>
              <w:szCs w:val="22"/>
              <w:lang w:val="es-BO" w:eastAsia="es-BO"/>
              <w14:ligatures w14:val="standardContextual"/>
            </w:rPr>
          </w:pPr>
          <w:hyperlink w:anchor="_Toc176812691" w:history="1">
            <w:r w:rsidR="00916FE1" w:rsidRPr="0053448B">
              <w:rPr>
                <w:rStyle w:val="Hipervnculo"/>
                <w:rFonts w:ascii="Arial" w:hAnsi="Arial"/>
                <w:noProof/>
              </w:rPr>
              <w:t>10.8. Fundamentos sobre pruebas</w:t>
            </w:r>
            <w:r w:rsidR="00916FE1">
              <w:rPr>
                <w:noProof/>
                <w:webHidden/>
              </w:rPr>
              <w:tab/>
            </w:r>
            <w:r w:rsidR="00916FE1">
              <w:rPr>
                <w:noProof/>
                <w:webHidden/>
              </w:rPr>
              <w:fldChar w:fldCharType="begin"/>
            </w:r>
            <w:r w:rsidR="00916FE1">
              <w:rPr>
                <w:noProof/>
                <w:webHidden/>
              </w:rPr>
              <w:instrText xml:space="preserve"> PAGEREF _Toc176812691 \h </w:instrText>
            </w:r>
            <w:r w:rsidR="00916FE1">
              <w:rPr>
                <w:noProof/>
                <w:webHidden/>
              </w:rPr>
            </w:r>
            <w:r w:rsidR="00916FE1">
              <w:rPr>
                <w:noProof/>
                <w:webHidden/>
              </w:rPr>
              <w:fldChar w:fldCharType="separate"/>
            </w:r>
            <w:r w:rsidR="00916FE1">
              <w:rPr>
                <w:noProof/>
                <w:webHidden/>
              </w:rPr>
              <w:t>30</w:t>
            </w:r>
            <w:r w:rsidR="00916FE1">
              <w:rPr>
                <w:noProof/>
                <w:webHidden/>
              </w:rPr>
              <w:fldChar w:fldCharType="end"/>
            </w:r>
          </w:hyperlink>
        </w:p>
        <w:p w14:paraId="6EE1FAE8" w14:textId="2BD72939"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92" w:history="1">
            <w:r w:rsidR="00916FE1" w:rsidRPr="0053448B">
              <w:rPr>
                <w:rStyle w:val="Hipervnculo"/>
                <w:rFonts w:ascii="Arial" w:hAnsi="Arial"/>
                <w:noProof/>
              </w:rPr>
              <w:t>10.8.1. Técnicas de pruebas en plataformas</w:t>
            </w:r>
            <w:r w:rsidR="00916FE1">
              <w:rPr>
                <w:noProof/>
                <w:webHidden/>
              </w:rPr>
              <w:tab/>
            </w:r>
            <w:r w:rsidR="00916FE1">
              <w:rPr>
                <w:noProof/>
                <w:webHidden/>
              </w:rPr>
              <w:fldChar w:fldCharType="begin"/>
            </w:r>
            <w:r w:rsidR="00916FE1">
              <w:rPr>
                <w:noProof/>
                <w:webHidden/>
              </w:rPr>
              <w:instrText xml:space="preserve"> PAGEREF _Toc176812692 \h </w:instrText>
            </w:r>
            <w:r w:rsidR="00916FE1">
              <w:rPr>
                <w:noProof/>
                <w:webHidden/>
              </w:rPr>
            </w:r>
            <w:r w:rsidR="00916FE1">
              <w:rPr>
                <w:noProof/>
                <w:webHidden/>
              </w:rPr>
              <w:fldChar w:fldCharType="separate"/>
            </w:r>
            <w:r w:rsidR="00916FE1">
              <w:rPr>
                <w:noProof/>
                <w:webHidden/>
              </w:rPr>
              <w:t>31</w:t>
            </w:r>
            <w:r w:rsidR="00916FE1">
              <w:rPr>
                <w:noProof/>
                <w:webHidden/>
              </w:rPr>
              <w:fldChar w:fldCharType="end"/>
            </w:r>
          </w:hyperlink>
        </w:p>
        <w:p w14:paraId="6E638818" w14:textId="0B0AD682"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93" w:history="1">
            <w:r w:rsidR="00916FE1" w:rsidRPr="0053448B">
              <w:rPr>
                <w:rStyle w:val="Hipervnculo"/>
                <w:rFonts w:ascii="Arial" w:hAnsi="Arial"/>
                <w:noProof/>
              </w:rPr>
              <w:t>10.8.2. Pruebas de funcionalidad</w:t>
            </w:r>
            <w:r w:rsidR="00916FE1">
              <w:rPr>
                <w:noProof/>
                <w:webHidden/>
              </w:rPr>
              <w:tab/>
            </w:r>
            <w:r w:rsidR="00916FE1">
              <w:rPr>
                <w:noProof/>
                <w:webHidden/>
              </w:rPr>
              <w:fldChar w:fldCharType="begin"/>
            </w:r>
            <w:r w:rsidR="00916FE1">
              <w:rPr>
                <w:noProof/>
                <w:webHidden/>
              </w:rPr>
              <w:instrText xml:space="preserve"> PAGEREF _Toc176812693 \h </w:instrText>
            </w:r>
            <w:r w:rsidR="00916FE1">
              <w:rPr>
                <w:noProof/>
                <w:webHidden/>
              </w:rPr>
            </w:r>
            <w:r w:rsidR="00916FE1">
              <w:rPr>
                <w:noProof/>
                <w:webHidden/>
              </w:rPr>
              <w:fldChar w:fldCharType="separate"/>
            </w:r>
            <w:r w:rsidR="00916FE1">
              <w:rPr>
                <w:noProof/>
                <w:webHidden/>
              </w:rPr>
              <w:t>31</w:t>
            </w:r>
            <w:r w:rsidR="00916FE1">
              <w:rPr>
                <w:noProof/>
                <w:webHidden/>
              </w:rPr>
              <w:fldChar w:fldCharType="end"/>
            </w:r>
          </w:hyperlink>
        </w:p>
        <w:p w14:paraId="7B68FD9F" w14:textId="6C633785"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94" w:history="1">
            <w:r w:rsidR="00916FE1" w:rsidRPr="0053448B">
              <w:rPr>
                <w:rStyle w:val="Hipervnculo"/>
                <w:rFonts w:ascii="Arial" w:hAnsi="Arial"/>
                <w:noProof/>
              </w:rPr>
              <w:t>10.8.3. Pruebas de validación</w:t>
            </w:r>
            <w:r w:rsidR="00916FE1">
              <w:rPr>
                <w:noProof/>
                <w:webHidden/>
              </w:rPr>
              <w:tab/>
            </w:r>
            <w:r w:rsidR="00916FE1">
              <w:rPr>
                <w:noProof/>
                <w:webHidden/>
              </w:rPr>
              <w:fldChar w:fldCharType="begin"/>
            </w:r>
            <w:r w:rsidR="00916FE1">
              <w:rPr>
                <w:noProof/>
                <w:webHidden/>
              </w:rPr>
              <w:instrText xml:space="preserve"> PAGEREF _Toc176812694 \h </w:instrText>
            </w:r>
            <w:r w:rsidR="00916FE1">
              <w:rPr>
                <w:noProof/>
                <w:webHidden/>
              </w:rPr>
            </w:r>
            <w:r w:rsidR="00916FE1">
              <w:rPr>
                <w:noProof/>
                <w:webHidden/>
              </w:rPr>
              <w:fldChar w:fldCharType="separate"/>
            </w:r>
            <w:r w:rsidR="00916FE1">
              <w:rPr>
                <w:noProof/>
                <w:webHidden/>
              </w:rPr>
              <w:t>31</w:t>
            </w:r>
            <w:r w:rsidR="00916FE1">
              <w:rPr>
                <w:noProof/>
                <w:webHidden/>
              </w:rPr>
              <w:fldChar w:fldCharType="end"/>
            </w:r>
          </w:hyperlink>
        </w:p>
        <w:p w14:paraId="05D6B52D" w14:textId="20320CD2"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95" w:history="1">
            <w:r w:rsidR="00916FE1" w:rsidRPr="0053448B">
              <w:rPr>
                <w:rStyle w:val="Hipervnculo"/>
                <w:rFonts w:ascii="Arial" w:hAnsi="Arial"/>
                <w:noProof/>
              </w:rPr>
              <w:t>10.8.4. Pruebas de rendimiento</w:t>
            </w:r>
            <w:r w:rsidR="00916FE1">
              <w:rPr>
                <w:noProof/>
                <w:webHidden/>
              </w:rPr>
              <w:tab/>
            </w:r>
            <w:r w:rsidR="00916FE1">
              <w:rPr>
                <w:noProof/>
                <w:webHidden/>
              </w:rPr>
              <w:fldChar w:fldCharType="begin"/>
            </w:r>
            <w:r w:rsidR="00916FE1">
              <w:rPr>
                <w:noProof/>
                <w:webHidden/>
              </w:rPr>
              <w:instrText xml:space="preserve"> PAGEREF _Toc176812695 \h </w:instrText>
            </w:r>
            <w:r w:rsidR="00916FE1">
              <w:rPr>
                <w:noProof/>
                <w:webHidden/>
              </w:rPr>
            </w:r>
            <w:r w:rsidR="00916FE1">
              <w:rPr>
                <w:noProof/>
                <w:webHidden/>
              </w:rPr>
              <w:fldChar w:fldCharType="separate"/>
            </w:r>
            <w:r w:rsidR="00916FE1">
              <w:rPr>
                <w:noProof/>
                <w:webHidden/>
              </w:rPr>
              <w:t>31</w:t>
            </w:r>
            <w:r w:rsidR="00916FE1">
              <w:rPr>
                <w:noProof/>
                <w:webHidden/>
              </w:rPr>
              <w:fldChar w:fldCharType="end"/>
            </w:r>
          </w:hyperlink>
        </w:p>
        <w:p w14:paraId="18F12EEE" w14:textId="6B29884C"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96" w:history="1">
            <w:r w:rsidR="00916FE1" w:rsidRPr="0053448B">
              <w:rPr>
                <w:rStyle w:val="Hipervnculo"/>
                <w:rFonts w:ascii="Arial" w:hAnsi="Arial"/>
                <w:noProof/>
              </w:rPr>
              <w:t>10.8.5. Pruebas de aceptación</w:t>
            </w:r>
            <w:r w:rsidR="00916FE1">
              <w:rPr>
                <w:noProof/>
                <w:webHidden/>
              </w:rPr>
              <w:tab/>
            </w:r>
            <w:r w:rsidR="00916FE1">
              <w:rPr>
                <w:noProof/>
                <w:webHidden/>
              </w:rPr>
              <w:fldChar w:fldCharType="begin"/>
            </w:r>
            <w:r w:rsidR="00916FE1">
              <w:rPr>
                <w:noProof/>
                <w:webHidden/>
              </w:rPr>
              <w:instrText xml:space="preserve"> PAGEREF _Toc176812696 \h </w:instrText>
            </w:r>
            <w:r w:rsidR="00916FE1">
              <w:rPr>
                <w:noProof/>
                <w:webHidden/>
              </w:rPr>
            </w:r>
            <w:r w:rsidR="00916FE1">
              <w:rPr>
                <w:noProof/>
                <w:webHidden/>
              </w:rPr>
              <w:fldChar w:fldCharType="separate"/>
            </w:r>
            <w:r w:rsidR="00916FE1">
              <w:rPr>
                <w:noProof/>
                <w:webHidden/>
              </w:rPr>
              <w:t>32</w:t>
            </w:r>
            <w:r w:rsidR="00916FE1">
              <w:rPr>
                <w:noProof/>
                <w:webHidden/>
              </w:rPr>
              <w:fldChar w:fldCharType="end"/>
            </w:r>
          </w:hyperlink>
        </w:p>
        <w:p w14:paraId="77A2210C" w14:textId="273E6686" w:rsidR="00916FE1" w:rsidRDefault="00000000">
          <w:pPr>
            <w:pStyle w:val="TDC3"/>
            <w:tabs>
              <w:tab w:val="right" w:leader="dot" w:pos="9350"/>
            </w:tabs>
            <w:ind w:left="880"/>
            <w:rPr>
              <w:rFonts w:asciiTheme="minorHAnsi" w:hAnsiTheme="minorHAnsi"/>
              <w:noProof/>
              <w:kern w:val="2"/>
              <w:szCs w:val="22"/>
              <w:lang w:val="es-BO" w:eastAsia="es-BO"/>
              <w14:ligatures w14:val="standardContextual"/>
            </w:rPr>
          </w:pPr>
          <w:hyperlink w:anchor="_Toc176812697" w:history="1">
            <w:r w:rsidR="00916FE1" w:rsidRPr="0053448B">
              <w:rPr>
                <w:rStyle w:val="Hipervnculo"/>
                <w:rFonts w:ascii="Arial" w:hAnsi="Arial"/>
                <w:noProof/>
              </w:rPr>
              <w:t>10.8.6. Pruebas de seguridad</w:t>
            </w:r>
            <w:r w:rsidR="00916FE1">
              <w:rPr>
                <w:noProof/>
                <w:webHidden/>
              </w:rPr>
              <w:tab/>
            </w:r>
            <w:r w:rsidR="00916FE1">
              <w:rPr>
                <w:noProof/>
                <w:webHidden/>
              </w:rPr>
              <w:fldChar w:fldCharType="begin"/>
            </w:r>
            <w:r w:rsidR="00916FE1">
              <w:rPr>
                <w:noProof/>
                <w:webHidden/>
              </w:rPr>
              <w:instrText xml:space="preserve"> PAGEREF _Toc176812697 \h </w:instrText>
            </w:r>
            <w:r w:rsidR="00916FE1">
              <w:rPr>
                <w:noProof/>
                <w:webHidden/>
              </w:rPr>
            </w:r>
            <w:r w:rsidR="00916FE1">
              <w:rPr>
                <w:noProof/>
                <w:webHidden/>
              </w:rPr>
              <w:fldChar w:fldCharType="separate"/>
            </w:r>
            <w:r w:rsidR="00916FE1">
              <w:rPr>
                <w:noProof/>
                <w:webHidden/>
              </w:rPr>
              <w:t>32</w:t>
            </w:r>
            <w:r w:rsidR="00916FE1">
              <w:rPr>
                <w:noProof/>
                <w:webHidden/>
              </w:rPr>
              <w:fldChar w:fldCharType="end"/>
            </w:r>
          </w:hyperlink>
        </w:p>
        <w:p w14:paraId="21DAB93B" w14:textId="7FDA1751" w:rsidR="00916FE1" w:rsidRDefault="00000000">
          <w:pPr>
            <w:pStyle w:val="TDC1"/>
            <w:tabs>
              <w:tab w:val="right" w:leader="dot" w:pos="9350"/>
            </w:tabs>
            <w:rPr>
              <w:rFonts w:asciiTheme="minorHAnsi" w:hAnsiTheme="minorHAnsi"/>
              <w:noProof/>
              <w:kern w:val="2"/>
              <w:szCs w:val="22"/>
              <w:lang w:val="es-BO" w:eastAsia="es-BO"/>
              <w14:ligatures w14:val="standardContextual"/>
            </w:rPr>
          </w:pPr>
          <w:hyperlink w:anchor="_Toc176812698" w:history="1">
            <w:r w:rsidR="00916FE1" w:rsidRPr="0053448B">
              <w:rPr>
                <w:rStyle w:val="Hipervnculo"/>
                <w:rFonts w:ascii="Arial" w:hAnsi="Arial"/>
                <w:noProof/>
                <w:lang w:val="es-BO"/>
              </w:rPr>
              <w:t>11. Cronograma de trabajos</w:t>
            </w:r>
            <w:r w:rsidR="00916FE1">
              <w:rPr>
                <w:noProof/>
                <w:webHidden/>
              </w:rPr>
              <w:tab/>
            </w:r>
            <w:r w:rsidR="00916FE1">
              <w:rPr>
                <w:noProof/>
                <w:webHidden/>
              </w:rPr>
              <w:fldChar w:fldCharType="begin"/>
            </w:r>
            <w:r w:rsidR="00916FE1">
              <w:rPr>
                <w:noProof/>
                <w:webHidden/>
              </w:rPr>
              <w:instrText xml:space="preserve"> PAGEREF _Toc176812698 \h </w:instrText>
            </w:r>
            <w:r w:rsidR="00916FE1">
              <w:rPr>
                <w:noProof/>
                <w:webHidden/>
              </w:rPr>
            </w:r>
            <w:r w:rsidR="00916FE1">
              <w:rPr>
                <w:noProof/>
                <w:webHidden/>
              </w:rPr>
              <w:fldChar w:fldCharType="separate"/>
            </w:r>
            <w:r w:rsidR="00916FE1">
              <w:rPr>
                <w:noProof/>
                <w:webHidden/>
              </w:rPr>
              <w:t>33</w:t>
            </w:r>
            <w:r w:rsidR="00916FE1">
              <w:rPr>
                <w:noProof/>
                <w:webHidden/>
              </w:rPr>
              <w:fldChar w:fldCharType="end"/>
            </w:r>
          </w:hyperlink>
        </w:p>
        <w:p w14:paraId="5F00C740" w14:textId="2AC33A35" w:rsidR="00916FE1" w:rsidRDefault="00000000">
          <w:pPr>
            <w:pStyle w:val="TDC1"/>
            <w:tabs>
              <w:tab w:val="right" w:leader="dot" w:pos="9350"/>
            </w:tabs>
            <w:rPr>
              <w:rFonts w:asciiTheme="minorHAnsi" w:hAnsiTheme="minorHAnsi"/>
              <w:noProof/>
              <w:kern w:val="2"/>
              <w:szCs w:val="22"/>
              <w:lang w:val="es-BO" w:eastAsia="es-BO"/>
              <w14:ligatures w14:val="standardContextual"/>
            </w:rPr>
          </w:pPr>
          <w:hyperlink w:anchor="_Toc176812699" w:history="1">
            <w:r w:rsidR="00916FE1" w:rsidRPr="0053448B">
              <w:rPr>
                <w:rStyle w:val="Hipervnculo"/>
                <w:rFonts w:ascii="Arial" w:hAnsi="Arial"/>
                <w:noProof/>
              </w:rPr>
              <w:t xml:space="preserve">12. </w:t>
            </w:r>
            <w:r w:rsidR="00916FE1" w:rsidRPr="0053448B">
              <w:rPr>
                <w:rStyle w:val="Hipervnculo"/>
                <w:rFonts w:ascii="Arial" w:hAnsi="Arial"/>
                <w:noProof/>
                <w:lang w:val="es-BO"/>
              </w:rPr>
              <w:t>Referencias bibliográficas</w:t>
            </w:r>
            <w:r w:rsidR="00916FE1">
              <w:rPr>
                <w:noProof/>
                <w:webHidden/>
              </w:rPr>
              <w:tab/>
            </w:r>
            <w:r w:rsidR="00916FE1">
              <w:rPr>
                <w:noProof/>
                <w:webHidden/>
              </w:rPr>
              <w:fldChar w:fldCharType="begin"/>
            </w:r>
            <w:r w:rsidR="00916FE1">
              <w:rPr>
                <w:noProof/>
                <w:webHidden/>
              </w:rPr>
              <w:instrText xml:space="preserve"> PAGEREF _Toc176812699 \h </w:instrText>
            </w:r>
            <w:r w:rsidR="00916FE1">
              <w:rPr>
                <w:noProof/>
                <w:webHidden/>
              </w:rPr>
            </w:r>
            <w:r w:rsidR="00916FE1">
              <w:rPr>
                <w:noProof/>
                <w:webHidden/>
              </w:rPr>
              <w:fldChar w:fldCharType="separate"/>
            </w:r>
            <w:r w:rsidR="00916FE1">
              <w:rPr>
                <w:noProof/>
                <w:webHidden/>
              </w:rPr>
              <w:t>33</w:t>
            </w:r>
            <w:r w:rsidR="00916FE1">
              <w:rPr>
                <w:noProof/>
                <w:webHidden/>
              </w:rPr>
              <w:fldChar w:fldCharType="end"/>
            </w:r>
          </w:hyperlink>
        </w:p>
        <w:p w14:paraId="3BE8D2A5" w14:textId="393CB411" w:rsidR="00916FE1" w:rsidRDefault="00000000">
          <w:pPr>
            <w:pStyle w:val="TDC1"/>
            <w:tabs>
              <w:tab w:val="right" w:leader="dot" w:pos="9350"/>
            </w:tabs>
            <w:rPr>
              <w:rFonts w:asciiTheme="minorHAnsi" w:hAnsiTheme="minorHAnsi"/>
              <w:noProof/>
              <w:kern w:val="2"/>
              <w:szCs w:val="22"/>
              <w:lang w:val="es-BO" w:eastAsia="es-BO"/>
              <w14:ligatures w14:val="standardContextual"/>
            </w:rPr>
          </w:pPr>
          <w:hyperlink w:anchor="_Toc176812700" w:history="1">
            <w:r w:rsidR="00916FE1" w:rsidRPr="0053448B">
              <w:rPr>
                <w:rStyle w:val="Hipervnculo"/>
                <w:rFonts w:ascii="Arial" w:hAnsi="Arial"/>
                <w:noProof/>
                <w:lang w:val="es-BO"/>
              </w:rPr>
              <w:t>1. ANEXOS</w:t>
            </w:r>
            <w:r w:rsidR="00916FE1">
              <w:rPr>
                <w:noProof/>
                <w:webHidden/>
              </w:rPr>
              <w:tab/>
            </w:r>
            <w:r w:rsidR="00916FE1">
              <w:rPr>
                <w:noProof/>
                <w:webHidden/>
              </w:rPr>
              <w:fldChar w:fldCharType="begin"/>
            </w:r>
            <w:r w:rsidR="00916FE1">
              <w:rPr>
                <w:noProof/>
                <w:webHidden/>
              </w:rPr>
              <w:instrText xml:space="preserve"> PAGEREF _Toc176812700 \h </w:instrText>
            </w:r>
            <w:r w:rsidR="00916FE1">
              <w:rPr>
                <w:noProof/>
                <w:webHidden/>
              </w:rPr>
            </w:r>
            <w:r w:rsidR="00916FE1">
              <w:rPr>
                <w:noProof/>
                <w:webHidden/>
              </w:rPr>
              <w:fldChar w:fldCharType="separate"/>
            </w:r>
            <w:r w:rsidR="00916FE1">
              <w:rPr>
                <w:noProof/>
                <w:webHidden/>
              </w:rPr>
              <w:t>36</w:t>
            </w:r>
            <w:r w:rsidR="00916FE1">
              <w:rPr>
                <w:noProof/>
                <w:webHidden/>
              </w:rPr>
              <w:fldChar w:fldCharType="end"/>
            </w:r>
          </w:hyperlink>
        </w:p>
        <w:p w14:paraId="07FAB7FB" w14:textId="6DE5C919" w:rsidR="00B71271" w:rsidRPr="00A576F3" w:rsidRDefault="00B71271" w:rsidP="00B71271">
          <w:pPr>
            <w:jc w:val="both"/>
            <w:rPr>
              <w:rFonts w:ascii="Arial" w:hAnsi="Arial" w:cs="Arial"/>
            </w:rPr>
          </w:pPr>
          <w:r w:rsidRPr="00A576F3">
            <w:rPr>
              <w:rFonts w:ascii="Arial" w:hAnsi="Arial" w:cs="Arial"/>
              <w:b/>
              <w:bCs/>
              <w:lang w:val="es-ES"/>
            </w:rPr>
            <w:fldChar w:fldCharType="end"/>
          </w:r>
        </w:p>
      </w:sdtContent>
    </w:sdt>
    <w:p w14:paraId="27CAC52A" w14:textId="77777777" w:rsidR="00F74BB1" w:rsidRDefault="00F74BB1">
      <w:pPr>
        <w:spacing w:line="240" w:lineRule="auto"/>
        <w:rPr>
          <w:rFonts w:ascii="Arial" w:hAnsi="Arial" w:cs="Arial"/>
          <w:b/>
          <w:bCs/>
          <w:kern w:val="28"/>
          <w:szCs w:val="22"/>
          <w:lang w:val="es-ES"/>
        </w:rPr>
      </w:pPr>
      <w:r>
        <w:rPr>
          <w:szCs w:val="22"/>
        </w:rPr>
        <w:br w:type="page"/>
      </w:r>
    </w:p>
    <w:p w14:paraId="586A7946" w14:textId="75EAA10A" w:rsidR="00B71271" w:rsidRPr="00F42C59" w:rsidRDefault="00E21FDF" w:rsidP="0005402C">
      <w:pPr>
        <w:pStyle w:val="Ttulo"/>
        <w:jc w:val="left"/>
        <w:rPr>
          <w:sz w:val="22"/>
          <w:szCs w:val="22"/>
          <w:u w:val="single"/>
        </w:rPr>
      </w:pPr>
      <w:bookmarkStart w:id="3" w:name="_Toc176812662"/>
      <w:r w:rsidRPr="00E21FDF">
        <w:rPr>
          <w:sz w:val="24"/>
          <w:szCs w:val="24"/>
        </w:rPr>
        <w:lastRenderedPageBreak/>
        <w:t>INTRODUCCIÓN</w:t>
      </w:r>
      <w:bookmarkEnd w:id="3"/>
    </w:p>
    <w:p w14:paraId="07BB6380" w14:textId="77777777" w:rsidR="00B71271" w:rsidRPr="00A576F3" w:rsidRDefault="00B71271" w:rsidP="0005402C">
      <w:pPr>
        <w:spacing w:before="240"/>
        <w:jc w:val="both"/>
        <w:rPr>
          <w:rFonts w:ascii="Arial" w:hAnsi="Arial" w:cs="Arial"/>
          <w:szCs w:val="22"/>
          <w:lang w:val="es-BO"/>
        </w:rPr>
      </w:pPr>
      <w:bookmarkStart w:id="4" w:name="_Hlk167866787"/>
      <w:r>
        <w:rPr>
          <w:rFonts w:ascii="Arial" w:hAnsi="Arial" w:cs="Arial"/>
          <w:szCs w:val="22"/>
          <w:lang w:val="es-BO"/>
        </w:rPr>
        <w:t>Un anuncio o llamado formal con el objetivo de invitar a personas a participar para un evento, proyecto, reunión, o cualquier otra actividad especifica se lo denomina como Convocatoria, estas suelen contener información detallada sobre el propósito del llamado, las condiciones de participación, fechas, requisitos y un procedimiento a seguir, dado la existencia de estas, se realizan mediante documentación en papel, y ahora con las posibilidades actuales, existen gestiones a través de aplicaciones web u otros medios digitales de comunicación, optimizando sus procedimientos.</w:t>
      </w:r>
    </w:p>
    <w:p w14:paraId="3AE4DCA6" w14:textId="77777777"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 xml:space="preserve">Una </w:t>
      </w:r>
      <w:r>
        <w:rPr>
          <w:rFonts w:ascii="Arial" w:hAnsi="Arial" w:cs="Arial"/>
          <w:szCs w:val="22"/>
          <w:lang w:val="es-BO"/>
        </w:rPr>
        <w:t xml:space="preserve">Aplicación </w:t>
      </w:r>
      <w:r w:rsidRPr="00A576F3">
        <w:rPr>
          <w:rFonts w:ascii="Arial" w:hAnsi="Arial" w:cs="Arial"/>
          <w:szCs w:val="22"/>
          <w:lang w:val="es-BO"/>
        </w:rPr>
        <w:t>Web</w:t>
      </w:r>
      <w:r>
        <w:rPr>
          <w:rFonts w:ascii="Arial" w:hAnsi="Arial" w:cs="Arial"/>
          <w:szCs w:val="22"/>
          <w:lang w:val="es-BO"/>
        </w:rPr>
        <w:t>, es un software accesible a través de un navegador, que permite interactuar y realizar tareas en línea sin necesidad de instalar otros programas, estas aplicaciones web son muy utilizadas debido a su fácil accesibilidad y uso. Estas aplicaciones son implementadas en muchos tipos de gestionamiento, facilitando procesos, optimizando recursos e incluso realizar seguimientos a las actividades, lo cual mejora en diversos aspectos el entorno laboral.</w:t>
      </w:r>
    </w:p>
    <w:p w14:paraId="78F19A27" w14:textId="77777777" w:rsidR="00B71271" w:rsidRDefault="00B71271" w:rsidP="0005402C">
      <w:pPr>
        <w:spacing w:before="240"/>
        <w:jc w:val="both"/>
        <w:rPr>
          <w:rFonts w:ascii="Arial" w:eastAsia="SimSun" w:hAnsi="Arial" w:cs="Arial"/>
          <w:szCs w:val="22"/>
          <w:lang w:val="es-BO"/>
        </w:rPr>
      </w:pPr>
      <w:r>
        <w:rPr>
          <w:rFonts w:ascii="Arial" w:eastAsia="SimSun" w:hAnsi="Arial" w:cs="Arial"/>
          <w:szCs w:val="22"/>
          <w:lang w:val="es-BO"/>
        </w:rPr>
        <w:t>La universidad Autónoma Tomas Frías cuenta con un sistema manual de administración para sus convocatorias, que abarca desde el lanzamiento de una convocatoria hasta su conclusión administrativa, actualmente, esta es guardada en archivadores para después en organizarlo en los diferentes estantes, pero el proceso de comprobación de documentos o requisitos ocupa una cantidad de espacio considerable, lo cual puede llegar a incomodar el área de trabajo.</w:t>
      </w:r>
      <w:r w:rsidRPr="00A576F3">
        <w:rPr>
          <w:rFonts w:ascii="Arial" w:eastAsia="SimSun" w:hAnsi="Arial" w:cs="Arial"/>
          <w:szCs w:val="22"/>
          <w:lang w:val="es-BO"/>
        </w:rPr>
        <w:t xml:space="preserve"> </w:t>
      </w:r>
    </w:p>
    <w:p w14:paraId="67B3BFCE" w14:textId="77777777" w:rsidR="00B71271" w:rsidRDefault="00B71271" w:rsidP="0005402C">
      <w:pPr>
        <w:spacing w:before="240"/>
        <w:jc w:val="both"/>
        <w:rPr>
          <w:rFonts w:ascii="Arial" w:eastAsia="SimSun" w:hAnsi="Arial" w:cs="Arial"/>
          <w:szCs w:val="22"/>
          <w:lang w:val="es-BO"/>
        </w:rPr>
      </w:pPr>
      <w:r w:rsidRPr="00A576F3">
        <w:rPr>
          <w:rFonts w:ascii="Arial" w:eastAsia="SimSun" w:hAnsi="Arial" w:cs="Arial"/>
          <w:szCs w:val="22"/>
          <w:lang w:val="es-BO"/>
        </w:rPr>
        <w:t xml:space="preserve">El presente trabajo se centra en el desarrollo de un </w:t>
      </w:r>
      <w:r>
        <w:rPr>
          <w:rFonts w:ascii="Arial" w:eastAsia="SimSun" w:hAnsi="Arial" w:cs="Arial"/>
          <w:szCs w:val="22"/>
          <w:lang w:val="es-BO"/>
        </w:rPr>
        <w:t xml:space="preserve">sistema web </w:t>
      </w:r>
      <w:r w:rsidRPr="00A576F3">
        <w:rPr>
          <w:rFonts w:ascii="Arial" w:eastAsia="SimSun" w:hAnsi="Arial" w:cs="Arial"/>
          <w:szCs w:val="22"/>
          <w:lang w:val="es-BO"/>
        </w:rPr>
        <w:t xml:space="preserve">para gestionar convocatorias, destacando </w:t>
      </w:r>
      <w:r>
        <w:rPr>
          <w:rFonts w:ascii="Arial" w:eastAsia="SimSun" w:hAnsi="Arial" w:cs="Arial"/>
          <w:szCs w:val="22"/>
          <w:lang w:val="es-BO"/>
        </w:rPr>
        <w:t>la reducción del uso del papel, el ordenamiento de documentos, la comprobación de los mismos y la devolución de estos por fallos o errores en línea</w:t>
      </w:r>
      <w:r w:rsidRPr="00A576F3">
        <w:rPr>
          <w:rFonts w:ascii="Arial" w:eastAsia="SimSun" w:hAnsi="Arial" w:cs="Arial"/>
          <w:szCs w:val="22"/>
          <w:lang w:val="es-BO"/>
        </w:rPr>
        <w:t xml:space="preserve">, </w:t>
      </w:r>
      <w:r>
        <w:rPr>
          <w:rFonts w:ascii="Arial" w:eastAsia="SimSun" w:hAnsi="Arial" w:cs="Arial"/>
          <w:szCs w:val="22"/>
          <w:lang w:val="es-BO"/>
        </w:rPr>
        <w:t xml:space="preserve">para obtener una </w:t>
      </w:r>
      <w:r w:rsidRPr="00A576F3">
        <w:rPr>
          <w:rFonts w:ascii="Arial" w:eastAsia="SimSun" w:hAnsi="Arial" w:cs="Arial"/>
          <w:szCs w:val="22"/>
          <w:lang w:val="es-BO"/>
        </w:rPr>
        <w:t>mejor</w:t>
      </w:r>
      <w:r>
        <w:rPr>
          <w:rFonts w:ascii="Arial" w:eastAsia="SimSun" w:hAnsi="Arial" w:cs="Arial"/>
          <w:szCs w:val="22"/>
          <w:lang w:val="es-BO"/>
        </w:rPr>
        <w:t xml:space="preserve"> </w:t>
      </w:r>
      <w:r w:rsidRPr="00A576F3">
        <w:rPr>
          <w:rFonts w:ascii="Arial" w:eastAsia="SimSun" w:hAnsi="Arial" w:cs="Arial"/>
          <w:szCs w:val="22"/>
          <w:lang w:val="es-BO"/>
        </w:rPr>
        <w:t xml:space="preserve">comunicación y </w:t>
      </w:r>
      <w:r>
        <w:rPr>
          <w:rFonts w:ascii="Arial" w:eastAsia="SimSun" w:hAnsi="Arial" w:cs="Arial"/>
          <w:szCs w:val="22"/>
          <w:lang w:val="es-BO"/>
        </w:rPr>
        <w:t>evitar retrasos en su conclusión</w:t>
      </w:r>
      <w:r w:rsidRPr="00A576F3">
        <w:rPr>
          <w:rFonts w:ascii="Arial" w:eastAsia="SimSun" w:hAnsi="Arial" w:cs="Arial"/>
          <w:szCs w:val="22"/>
          <w:lang w:val="es-BO"/>
        </w:rPr>
        <w:t xml:space="preserve">. </w:t>
      </w:r>
    </w:p>
    <w:p w14:paraId="75D22291" w14:textId="77777777" w:rsidR="00B71271" w:rsidRPr="00A576F3" w:rsidRDefault="00B71271" w:rsidP="0005402C">
      <w:pPr>
        <w:spacing w:before="240"/>
        <w:jc w:val="both"/>
        <w:rPr>
          <w:rFonts w:ascii="Arial" w:eastAsia="SimSun" w:hAnsi="Arial" w:cs="Arial"/>
          <w:szCs w:val="22"/>
          <w:lang w:val="es-BO"/>
        </w:rPr>
      </w:pPr>
      <w:r>
        <w:rPr>
          <w:rFonts w:ascii="Arial" w:eastAsia="SimSun" w:hAnsi="Arial" w:cs="Arial"/>
          <w:szCs w:val="22"/>
          <w:lang w:val="es-BO"/>
        </w:rPr>
        <w:lastRenderedPageBreak/>
        <w:t>En el t</w:t>
      </w:r>
      <w:r w:rsidRPr="00A576F3">
        <w:rPr>
          <w:rFonts w:ascii="Arial" w:eastAsia="SimSun" w:hAnsi="Arial" w:cs="Arial"/>
          <w:szCs w:val="22"/>
          <w:lang w:val="es-BO"/>
        </w:rPr>
        <w:t xml:space="preserve">ranscurso del tiempo, se realizaron varios proyectos </w:t>
      </w:r>
      <w:r>
        <w:rPr>
          <w:rFonts w:ascii="Arial" w:eastAsia="SimSun" w:hAnsi="Arial" w:cs="Arial"/>
          <w:szCs w:val="22"/>
          <w:lang w:val="es-BO"/>
        </w:rPr>
        <w:t>similares a</w:t>
      </w:r>
      <w:r w:rsidRPr="00A576F3">
        <w:rPr>
          <w:rFonts w:ascii="Arial" w:eastAsia="SimSun" w:hAnsi="Arial" w:cs="Arial"/>
          <w:szCs w:val="22"/>
          <w:lang w:val="es-BO"/>
        </w:rPr>
        <w:t xml:space="preserve"> la presente propuesta y que servirán como </w:t>
      </w:r>
      <w:r w:rsidRPr="00A576F3">
        <w:rPr>
          <w:rFonts w:ascii="Arial" w:eastAsia="SimSun" w:hAnsi="Arial" w:cs="Arial"/>
          <w:b/>
          <w:bCs/>
          <w:szCs w:val="22"/>
          <w:lang w:val="es-BO"/>
        </w:rPr>
        <w:t xml:space="preserve">antecedentes </w:t>
      </w:r>
      <w:r w:rsidRPr="00A576F3">
        <w:rPr>
          <w:rFonts w:ascii="Arial" w:eastAsia="SimSun" w:hAnsi="Arial" w:cs="Arial"/>
          <w:szCs w:val="22"/>
          <w:lang w:val="es-BO"/>
        </w:rPr>
        <w:t>debido al aporte que presentan, se mencionan los siguientes:</w:t>
      </w:r>
    </w:p>
    <w:p w14:paraId="198501A0" w14:textId="77777777" w:rsidR="00B71271" w:rsidRPr="00A576F3" w:rsidRDefault="00B71271" w:rsidP="0005402C">
      <w:pPr>
        <w:numPr>
          <w:ilvl w:val="0"/>
          <w:numId w:val="24"/>
        </w:numPr>
        <w:tabs>
          <w:tab w:val="left" w:pos="840"/>
        </w:tabs>
        <w:spacing w:before="240"/>
        <w:jc w:val="both"/>
        <w:rPr>
          <w:rFonts w:ascii="Arial" w:eastAsia="SimSun" w:hAnsi="Arial" w:cs="Arial"/>
          <w:szCs w:val="22"/>
          <w:lang w:val="es-BO"/>
        </w:rPr>
      </w:pPr>
      <w:r w:rsidRPr="00A576F3">
        <w:rPr>
          <w:rFonts w:ascii="Arial" w:eastAsia="SimSun" w:hAnsi="Arial" w:cs="Arial"/>
          <w:szCs w:val="22"/>
          <w:lang w:val="es-BO"/>
        </w:rPr>
        <w:t xml:space="preserve">En la Universidad </w:t>
      </w:r>
      <w:r>
        <w:rPr>
          <w:rFonts w:ascii="Arial" w:eastAsia="SimSun" w:hAnsi="Arial" w:cs="Arial"/>
          <w:szCs w:val="22"/>
          <w:lang w:val="es-BO"/>
        </w:rPr>
        <w:t xml:space="preserve">Oberta de </w:t>
      </w:r>
      <w:proofErr w:type="spellStart"/>
      <w:r>
        <w:rPr>
          <w:rFonts w:ascii="Arial" w:eastAsia="SimSun" w:hAnsi="Arial" w:cs="Arial"/>
          <w:szCs w:val="22"/>
          <w:lang w:val="es-BO"/>
        </w:rPr>
        <w:t>catalunya</w:t>
      </w:r>
      <w:proofErr w:type="spellEnd"/>
      <w:r>
        <w:rPr>
          <w:rFonts w:ascii="Arial" w:eastAsia="SimSun" w:hAnsi="Arial" w:cs="Arial"/>
          <w:szCs w:val="22"/>
          <w:lang w:val="es-BO"/>
        </w:rPr>
        <w:t xml:space="preserve"> de España,</w:t>
      </w:r>
      <w:r w:rsidRPr="00A576F3">
        <w:rPr>
          <w:rFonts w:ascii="Arial" w:eastAsia="SimSun" w:hAnsi="Arial" w:cs="Arial"/>
          <w:szCs w:val="22"/>
          <w:lang w:val="es-BO"/>
        </w:rPr>
        <w:t xml:space="preserve"> 20</w:t>
      </w:r>
      <w:r>
        <w:rPr>
          <w:rFonts w:ascii="Arial" w:eastAsia="SimSun" w:hAnsi="Arial" w:cs="Arial"/>
          <w:szCs w:val="22"/>
          <w:lang w:val="es-BO"/>
        </w:rPr>
        <w:t>22</w:t>
      </w:r>
      <w:r w:rsidRPr="00A576F3">
        <w:rPr>
          <w:rFonts w:ascii="Arial" w:eastAsia="SimSun" w:hAnsi="Arial" w:cs="Arial"/>
          <w:szCs w:val="22"/>
          <w:lang w:val="es-BO"/>
        </w:rPr>
        <w:t xml:space="preserve">, </w:t>
      </w:r>
      <w:r>
        <w:rPr>
          <w:rFonts w:ascii="Arial" w:eastAsia="SimSun" w:hAnsi="Arial" w:cs="Arial"/>
          <w:szCs w:val="22"/>
          <w:lang w:val="es-BO"/>
        </w:rPr>
        <w:t xml:space="preserve">por el autor </w:t>
      </w:r>
      <w:proofErr w:type="spellStart"/>
      <w:proofErr w:type="gramStart"/>
      <w:r>
        <w:rPr>
          <w:rFonts w:ascii="Arial" w:eastAsia="SimSun" w:hAnsi="Arial" w:cs="Arial"/>
          <w:szCs w:val="22"/>
          <w:lang w:val="es-BO"/>
        </w:rPr>
        <w:t>Maksim</w:t>
      </w:r>
      <w:proofErr w:type="spellEnd"/>
      <w:r>
        <w:rPr>
          <w:rFonts w:ascii="Arial" w:eastAsia="SimSun" w:hAnsi="Arial" w:cs="Arial"/>
          <w:szCs w:val="22"/>
          <w:lang w:val="es-BO"/>
        </w:rPr>
        <w:t xml:space="preserve">  </w:t>
      </w:r>
      <w:proofErr w:type="spellStart"/>
      <w:r>
        <w:rPr>
          <w:rFonts w:ascii="Arial" w:eastAsia="SimSun" w:hAnsi="Arial" w:cs="Arial"/>
          <w:szCs w:val="22"/>
          <w:lang w:val="es-BO"/>
        </w:rPr>
        <w:t>Slesaronak</w:t>
      </w:r>
      <w:proofErr w:type="spellEnd"/>
      <w:proofErr w:type="gramEnd"/>
      <w:r>
        <w:rPr>
          <w:rFonts w:ascii="Arial" w:eastAsia="SimSun" w:hAnsi="Arial" w:cs="Arial"/>
          <w:szCs w:val="22"/>
          <w:lang w:val="es-BO"/>
        </w:rPr>
        <w:t xml:space="preserve"> desarrollo una aplicación Web para la gestión de documentos </w:t>
      </w:r>
      <w:r w:rsidRPr="00A576F3">
        <w:rPr>
          <w:rFonts w:ascii="Arial" w:eastAsia="SimSun" w:hAnsi="Arial" w:cs="Arial"/>
          <w:szCs w:val="22"/>
          <w:lang w:val="es-BO"/>
        </w:rPr>
        <w:t>“</w:t>
      </w:r>
      <w:r w:rsidRPr="0063492E">
        <w:rPr>
          <w:rFonts w:ascii="Arial" w:eastAsia="SimSun" w:hAnsi="Arial" w:cs="Arial"/>
          <w:b/>
          <w:bCs/>
          <w:szCs w:val="22"/>
          <w:lang w:val="es-BO"/>
        </w:rPr>
        <w:t>aplicación Web para la gestión de documentos</w:t>
      </w:r>
      <w:r>
        <w:rPr>
          <w:rFonts w:ascii="Arial" w:eastAsia="SimSun" w:hAnsi="Arial" w:cs="Arial"/>
          <w:b/>
          <w:bCs/>
          <w:szCs w:val="22"/>
          <w:lang w:val="es-BO"/>
        </w:rPr>
        <w:t xml:space="preserve"> </w:t>
      </w:r>
      <w:proofErr w:type="spellStart"/>
      <w:r>
        <w:rPr>
          <w:rFonts w:ascii="Arial" w:eastAsia="SimSun" w:hAnsi="Arial" w:cs="Arial"/>
          <w:b/>
          <w:bCs/>
          <w:szCs w:val="22"/>
          <w:lang w:val="es-BO"/>
        </w:rPr>
        <w:t>pdf</w:t>
      </w:r>
      <w:proofErr w:type="spellEnd"/>
      <w:r>
        <w:rPr>
          <w:rFonts w:ascii="Arial" w:eastAsia="SimSun" w:hAnsi="Arial" w:cs="Arial"/>
          <w:b/>
          <w:bCs/>
          <w:szCs w:val="22"/>
          <w:lang w:val="es-BO"/>
        </w:rPr>
        <w:t xml:space="preserve"> - </w:t>
      </w:r>
      <w:proofErr w:type="spellStart"/>
      <w:r>
        <w:rPr>
          <w:rFonts w:ascii="Arial" w:eastAsia="SimSun" w:hAnsi="Arial" w:cs="Arial"/>
          <w:b/>
          <w:bCs/>
          <w:szCs w:val="22"/>
          <w:lang w:val="es-BO"/>
        </w:rPr>
        <w:t>PdfWebTools</w:t>
      </w:r>
      <w:proofErr w:type="spellEnd"/>
      <w:r w:rsidRPr="00A56055">
        <w:rPr>
          <w:rFonts w:ascii="Arial" w:hAnsi="Arial" w:cs="Arial"/>
          <w:b/>
          <w:bCs/>
          <w:szCs w:val="22"/>
          <w:lang w:val="es-BO"/>
        </w:rPr>
        <w:t>“,</w:t>
      </w:r>
      <w:r w:rsidRPr="00A576F3">
        <w:rPr>
          <w:rFonts w:ascii="Arial" w:eastAsia="SimSun" w:hAnsi="Arial" w:cs="Arial"/>
          <w:szCs w:val="22"/>
          <w:lang w:val="es-BO"/>
        </w:rPr>
        <w:t xml:space="preserve"> </w:t>
      </w:r>
      <w:r>
        <w:rPr>
          <w:rFonts w:ascii="Arial" w:eastAsia="SimSun" w:hAnsi="Arial" w:cs="Arial"/>
          <w:szCs w:val="22"/>
          <w:lang w:val="es-BO"/>
        </w:rPr>
        <w:t xml:space="preserve"> para realiza  esta aplicación de código abierto y servir como un ejemplo de desarrollo a organizaciones </w:t>
      </w:r>
      <w:proofErr w:type="spellStart"/>
      <w:r>
        <w:rPr>
          <w:rFonts w:ascii="Arial" w:eastAsia="SimSun" w:hAnsi="Arial" w:cs="Arial"/>
          <w:szCs w:val="22"/>
          <w:lang w:val="es-BO"/>
        </w:rPr>
        <w:t>peuqeñas</w:t>
      </w:r>
      <w:proofErr w:type="spellEnd"/>
      <w:r>
        <w:rPr>
          <w:rFonts w:ascii="Arial" w:eastAsia="SimSun" w:hAnsi="Arial" w:cs="Arial"/>
          <w:szCs w:val="22"/>
          <w:lang w:val="es-BO"/>
        </w:rPr>
        <w:t xml:space="preserve"> que tienen planteado poner a disposición las herramientas </w:t>
      </w:r>
      <w:proofErr w:type="spellStart"/>
      <w:r>
        <w:rPr>
          <w:rFonts w:ascii="Arial" w:eastAsia="SimSun" w:hAnsi="Arial" w:cs="Arial"/>
          <w:szCs w:val="22"/>
          <w:lang w:val="es-BO"/>
        </w:rPr>
        <w:t>Pdf</w:t>
      </w:r>
      <w:proofErr w:type="spellEnd"/>
      <w:r>
        <w:rPr>
          <w:rFonts w:ascii="Arial" w:eastAsia="SimSun" w:hAnsi="Arial" w:cs="Arial"/>
          <w:szCs w:val="22"/>
          <w:lang w:val="es-BO"/>
        </w:rPr>
        <w:t xml:space="preserve"> accesibles desde un navegador a los empleados de diversas institucione so compañías</w:t>
      </w:r>
      <w:r w:rsidRPr="00A576F3">
        <w:rPr>
          <w:rFonts w:ascii="Arial" w:eastAsia="SimSun" w:hAnsi="Arial" w:cs="Arial"/>
          <w:szCs w:val="22"/>
          <w:lang w:val="es-BO"/>
        </w:rPr>
        <w:t>(</w:t>
      </w:r>
      <w:proofErr w:type="spellStart"/>
      <w:r>
        <w:rPr>
          <w:rFonts w:ascii="Arial" w:eastAsia="SimSun" w:hAnsi="Arial" w:cs="Arial"/>
          <w:szCs w:val="22"/>
          <w:lang w:val="es-BO"/>
        </w:rPr>
        <w:t>Slesaronak</w:t>
      </w:r>
      <w:proofErr w:type="spellEnd"/>
      <w:r w:rsidRPr="00A576F3">
        <w:rPr>
          <w:rFonts w:ascii="Arial" w:eastAsia="Arial" w:hAnsi="Arial" w:cs="Arial"/>
          <w:szCs w:val="22"/>
          <w:lang w:val="es-BO"/>
        </w:rPr>
        <w:t>, 20</w:t>
      </w:r>
      <w:r>
        <w:rPr>
          <w:rFonts w:ascii="Arial" w:eastAsia="Arial" w:hAnsi="Arial" w:cs="Arial"/>
          <w:szCs w:val="22"/>
          <w:lang w:val="es-BO"/>
        </w:rPr>
        <w:t>22. P.8</w:t>
      </w:r>
      <w:r w:rsidRPr="00A576F3">
        <w:rPr>
          <w:rFonts w:ascii="Arial" w:eastAsia="SimSun" w:hAnsi="Arial" w:cs="Arial"/>
          <w:szCs w:val="22"/>
          <w:lang w:val="es-BO"/>
        </w:rPr>
        <w:t>)</w:t>
      </w:r>
    </w:p>
    <w:p w14:paraId="1E9C0ECD" w14:textId="77777777" w:rsidR="00B71271" w:rsidRDefault="00B71271" w:rsidP="0005402C">
      <w:pPr>
        <w:numPr>
          <w:ilvl w:val="0"/>
          <w:numId w:val="24"/>
        </w:numPr>
        <w:tabs>
          <w:tab w:val="left" w:pos="840"/>
        </w:tabs>
        <w:spacing w:before="240"/>
        <w:jc w:val="both"/>
        <w:rPr>
          <w:rFonts w:ascii="Arial" w:eastAsia="SimSun" w:hAnsi="Arial" w:cs="Arial"/>
          <w:szCs w:val="22"/>
          <w:lang w:val="es-BO"/>
        </w:rPr>
      </w:pPr>
      <w:r w:rsidRPr="00A576F3">
        <w:rPr>
          <w:rFonts w:ascii="Arial" w:eastAsia="SimSun" w:hAnsi="Arial" w:cs="Arial"/>
          <w:szCs w:val="22"/>
          <w:lang w:val="es-BO"/>
        </w:rPr>
        <w:t xml:space="preserve">En la Universidad </w:t>
      </w:r>
      <w:r>
        <w:rPr>
          <w:rFonts w:ascii="Arial" w:eastAsia="SimSun" w:hAnsi="Arial" w:cs="Arial"/>
          <w:szCs w:val="22"/>
          <w:lang w:val="es-BO"/>
        </w:rPr>
        <w:t>Regional autónoma de los Ande Uniandes</w:t>
      </w:r>
      <w:r w:rsidRPr="00A576F3">
        <w:rPr>
          <w:rFonts w:ascii="Arial" w:eastAsia="SimSun" w:hAnsi="Arial" w:cs="Arial"/>
          <w:szCs w:val="22"/>
          <w:lang w:val="es-BO"/>
        </w:rPr>
        <w:t xml:space="preserve">, </w:t>
      </w:r>
      <w:r>
        <w:rPr>
          <w:rFonts w:ascii="Arial" w:eastAsia="SimSun" w:hAnsi="Arial" w:cs="Arial"/>
          <w:szCs w:val="22"/>
          <w:lang w:val="es-BO"/>
        </w:rPr>
        <w:t xml:space="preserve">facultad de sistemas mercantiles </w:t>
      </w:r>
      <w:r w:rsidRPr="00A576F3">
        <w:rPr>
          <w:rFonts w:ascii="Arial" w:eastAsia="SimSun" w:hAnsi="Arial" w:cs="Arial"/>
          <w:szCs w:val="22"/>
          <w:lang w:val="es-BO"/>
        </w:rPr>
        <w:t>201</w:t>
      </w:r>
      <w:r>
        <w:rPr>
          <w:rFonts w:ascii="Arial" w:eastAsia="SimSun" w:hAnsi="Arial" w:cs="Arial"/>
          <w:szCs w:val="22"/>
          <w:lang w:val="es-BO"/>
        </w:rPr>
        <w:t>6</w:t>
      </w:r>
      <w:r w:rsidRPr="00A576F3">
        <w:rPr>
          <w:rFonts w:ascii="Arial" w:eastAsia="SimSun" w:hAnsi="Arial" w:cs="Arial"/>
          <w:szCs w:val="22"/>
          <w:lang w:val="es-BO"/>
        </w:rPr>
        <w:t xml:space="preserve"> presento </w:t>
      </w:r>
      <w:r>
        <w:rPr>
          <w:rFonts w:ascii="Arial" w:eastAsia="SimSun" w:hAnsi="Arial" w:cs="Arial"/>
          <w:szCs w:val="22"/>
          <w:lang w:val="es-BO"/>
        </w:rPr>
        <w:t xml:space="preserve">por el autor </w:t>
      </w:r>
      <w:r w:rsidRPr="0063492E">
        <w:rPr>
          <w:rFonts w:ascii="Arial" w:eastAsia="SimSun" w:hAnsi="Arial" w:cs="Arial"/>
          <w:szCs w:val="22"/>
          <w:lang w:val="es-BO"/>
        </w:rPr>
        <w:t xml:space="preserve">Jonathan </w:t>
      </w:r>
      <w:proofErr w:type="spellStart"/>
      <w:r w:rsidRPr="0063492E">
        <w:rPr>
          <w:rFonts w:ascii="Arial" w:eastAsia="SimSun" w:hAnsi="Arial" w:cs="Arial"/>
          <w:szCs w:val="22"/>
          <w:lang w:val="es-BO"/>
        </w:rPr>
        <w:t>Edmidio</w:t>
      </w:r>
      <w:proofErr w:type="spellEnd"/>
      <w:r w:rsidRPr="0063492E">
        <w:rPr>
          <w:rFonts w:ascii="Arial" w:eastAsia="SimSun" w:hAnsi="Arial" w:cs="Arial"/>
          <w:szCs w:val="22"/>
          <w:lang w:val="es-BO"/>
        </w:rPr>
        <w:t xml:space="preserve"> Cevallos </w:t>
      </w:r>
      <w:proofErr w:type="spellStart"/>
      <w:r w:rsidRPr="0063492E">
        <w:rPr>
          <w:rFonts w:ascii="Arial" w:eastAsia="SimSun" w:hAnsi="Arial" w:cs="Arial"/>
          <w:szCs w:val="22"/>
          <w:lang w:val="es-BO"/>
        </w:rPr>
        <w:t>Guambuguete</w:t>
      </w:r>
      <w:proofErr w:type="spellEnd"/>
      <w:r w:rsidRPr="0063492E">
        <w:rPr>
          <w:rFonts w:ascii="Arial" w:eastAsia="SimSun" w:hAnsi="Arial" w:cs="Arial"/>
          <w:szCs w:val="22"/>
          <w:lang w:val="es-BO"/>
        </w:rPr>
        <w:t xml:space="preserve"> </w:t>
      </w:r>
      <w:r>
        <w:rPr>
          <w:rFonts w:ascii="Arial" w:eastAsia="SimSun" w:hAnsi="Arial" w:cs="Arial"/>
          <w:szCs w:val="22"/>
          <w:lang w:val="es-BO"/>
        </w:rPr>
        <w:t xml:space="preserve"> nos da el tema llamado </w:t>
      </w:r>
      <w:r w:rsidRPr="00A576F3">
        <w:rPr>
          <w:rFonts w:ascii="Arial" w:eastAsia="SimSun" w:hAnsi="Arial" w:cs="Arial"/>
          <w:b/>
          <w:bCs/>
          <w:szCs w:val="22"/>
          <w:lang w:val="es-BO"/>
        </w:rPr>
        <w:t>“</w:t>
      </w:r>
      <w:r w:rsidRPr="0063492E">
        <w:rPr>
          <w:rFonts w:ascii="Arial" w:eastAsia="SimSun" w:hAnsi="Arial" w:cs="Arial"/>
          <w:b/>
          <w:bCs/>
          <w:szCs w:val="22"/>
          <w:lang w:val="es-BO"/>
        </w:rPr>
        <w:t>Aplicación web para la gestión de documentos del área administrativa de</w:t>
      </w:r>
      <w:r>
        <w:rPr>
          <w:rFonts w:ascii="Arial" w:eastAsia="SimSun" w:hAnsi="Arial" w:cs="Arial"/>
          <w:b/>
          <w:bCs/>
          <w:szCs w:val="22"/>
          <w:lang w:val="es-BO"/>
        </w:rPr>
        <w:t xml:space="preserve"> </w:t>
      </w:r>
      <w:r w:rsidRPr="0063492E">
        <w:rPr>
          <w:rFonts w:ascii="Arial" w:eastAsia="SimSun" w:hAnsi="Arial" w:cs="Arial"/>
          <w:b/>
          <w:bCs/>
          <w:szCs w:val="22"/>
          <w:lang w:val="es-BO"/>
        </w:rPr>
        <w:t>UNIANDES - Babahoyo</w:t>
      </w:r>
      <w:r w:rsidRPr="00A576F3">
        <w:rPr>
          <w:rFonts w:ascii="Arial" w:eastAsia="SimSun" w:hAnsi="Arial" w:cs="Arial"/>
          <w:b/>
          <w:bCs/>
          <w:szCs w:val="22"/>
          <w:lang w:val="es-BO"/>
        </w:rPr>
        <w:t>”</w:t>
      </w:r>
      <w:r w:rsidRPr="00A576F3">
        <w:rPr>
          <w:rFonts w:ascii="Arial" w:eastAsia="SimSun" w:hAnsi="Arial" w:cs="Arial"/>
          <w:szCs w:val="22"/>
          <w:lang w:val="es-BO"/>
        </w:rPr>
        <w:t xml:space="preserve"> </w:t>
      </w:r>
      <w:r>
        <w:rPr>
          <w:rFonts w:ascii="Arial" w:eastAsia="SimSun" w:hAnsi="Arial" w:cs="Arial"/>
          <w:szCs w:val="22"/>
          <w:lang w:val="es-BO"/>
        </w:rPr>
        <w:t>con objetivo de diseñar una aplicación web para un mejor control y organización de documentos en la área administrativa de Unidades – Babahoyo, aportando un fundamento teórico  aun análisis de sus documentos en el área administrativa y la relevación que tendrá una aplicación web en el mismo área.</w:t>
      </w:r>
      <w:r w:rsidRPr="00A576F3">
        <w:rPr>
          <w:rFonts w:ascii="Arial" w:eastAsia="SimSun" w:hAnsi="Arial" w:cs="Arial"/>
          <w:szCs w:val="22"/>
          <w:lang w:val="es-BO"/>
        </w:rPr>
        <w:t xml:space="preserve"> (</w:t>
      </w:r>
      <w:r w:rsidRPr="0063492E">
        <w:rPr>
          <w:rFonts w:ascii="Arial" w:eastAsia="SimSun" w:hAnsi="Arial" w:cs="Arial"/>
          <w:szCs w:val="22"/>
          <w:lang w:val="es-BO"/>
        </w:rPr>
        <w:t>Cevallos</w:t>
      </w:r>
      <w:r w:rsidRPr="00A576F3">
        <w:rPr>
          <w:rFonts w:ascii="Arial" w:eastAsia="SimSun" w:hAnsi="Arial" w:cs="Arial"/>
          <w:szCs w:val="22"/>
          <w:lang w:val="es-BO"/>
        </w:rPr>
        <w:t>, 201</w:t>
      </w:r>
      <w:r>
        <w:rPr>
          <w:rFonts w:ascii="Arial" w:eastAsia="SimSun" w:hAnsi="Arial" w:cs="Arial"/>
          <w:szCs w:val="22"/>
          <w:lang w:val="es-BO"/>
        </w:rPr>
        <w:t>6. P.5</w:t>
      </w:r>
      <w:r w:rsidRPr="00A576F3">
        <w:rPr>
          <w:rFonts w:ascii="Arial" w:eastAsia="SimSun" w:hAnsi="Arial" w:cs="Arial"/>
          <w:szCs w:val="22"/>
          <w:lang w:val="es-BO"/>
        </w:rPr>
        <w:t>)</w:t>
      </w:r>
    </w:p>
    <w:p w14:paraId="63F0805F" w14:textId="77777777" w:rsidR="00B71271" w:rsidRPr="001D61B1" w:rsidRDefault="00B71271" w:rsidP="0005402C">
      <w:pPr>
        <w:numPr>
          <w:ilvl w:val="0"/>
          <w:numId w:val="24"/>
        </w:numPr>
        <w:tabs>
          <w:tab w:val="left" w:pos="840"/>
        </w:tabs>
        <w:spacing w:before="240"/>
        <w:jc w:val="both"/>
        <w:rPr>
          <w:rFonts w:ascii="Arial" w:eastAsia="SimSun" w:hAnsi="Arial" w:cs="Arial"/>
          <w:szCs w:val="22"/>
          <w:lang w:val="es-BO"/>
        </w:rPr>
      </w:pPr>
      <w:r w:rsidRPr="00A576F3">
        <w:rPr>
          <w:rFonts w:ascii="Arial" w:eastAsia="SimSun" w:hAnsi="Arial" w:cs="Arial"/>
          <w:szCs w:val="22"/>
          <w:lang w:val="es-BO"/>
        </w:rPr>
        <w:t xml:space="preserve">En la Escuela de Postgrado Perú – Trujillo en la Maestría de Ingeniería de Sistemas con mención en tecnologías de la Información, 2022 presento </w:t>
      </w:r>
      <w:r w:rsidRPr="00A576F3">
        <w:rPr>
          <w:rFonts w:ascii="Arial" w:eastAsia="SimSun" w:hAnsi="Arial" w:cs="Arial"/>
          <w:b/>
          <w:bCs/>
          <w:szCs w:val="22"/>
          <w:lang w:val="es-BO"/>
        </w:rPr>
        <w:t>“Aplicación de la Tecnología de Firma Digital para Mejorar la Gestión de Trámite Documental del Gobierno Regional La Libertad”</w:t>
      </w:r>
      <w:r w:rsidRPr="00A576F3">
        <w:rPr>
          <w:rFonts w:ascii="Arial" w:eastAsia="SimSun" w:hAnsi="Arial" w:cs="Arial"/>
          <w:szCs w:val="22"/>
          <w:lang w:val="es-BO"/>
        </w:rPr>
        <w:t xml:space="preserve"> como trabajo de investigación para obtener el grado Académico de maestro en Ingeniería de Sistemas Con mención en Tecnologías de la Información siendo el Autor </w:t>
      </w:r>
      <w:r w:rsidRPr="00BE5297">
        <w:rPr>
          <w:rFonts w:ascii="Arial" w:eastAsia="SimSun" w:hAnsi="Arial" w:cs="Arial"/>
          <w:szCs w:val="22"/>
          <w:lang w:val="es-BO"/>
        </w:rPr>
        <w:t>Chunga Montero Carlos Enrique</w:t>
      </w:r>
      <w:r w:rsidRPr="00A576F3">
        <w:rPr>
          <w:rFonts w:ascii="Arial" w:eastAsia="SimSun" w:hAnsi="Arial" w:cs="Arial"/>
          <w:szCs w:val="22"/>
          <w:lang w:val="es-BO"/>
        </w:rPr>
        <w:t xml:space="preserve">. Realizando una investigación con la finalidad de mejorar la gestión de tramite documental al gobierno </w:t>
      </w:r>
      <w:r w:rsidRPr="00A576F3">
        <w:rPr>
          <w:rFonts w:ascii="Arial" w:eastAsia="SimSun" w:hAnsi="Arial" w:cs="Arial"/>
          <w:szCs w:val="22"/>
          <w:lang w:val="es-BO"/>
        </w:rPr>
        <w:lastRenderedPageBreak/>
        <w:t xml:space="preserve">regional siendo la entidad a la cual se dirige supervisa y controla para la prueba paramétrica de </w:t>
      </w:r>
      <w:proofErr w:type="spellStart"/>
      <w:r w:rsidRPr="00A576F3">
        <w:rPr>
          <w:rFonts w:ascii="Arial" w:eastAsia="SimSun" w:hAnsi="Arial" w:cs="Arial"/>
          <w:szCs w:val="22"/>
          <w:lang w:val="es-BO"/>
        </w:rPr>
        <w:t>wilcoxon</w:t>
      </w:r>
      <w:proofErr w:type="spellEnd"/>
      <w:r w:rsidRPr="00A576F3">
        <w:rPr>
          <w:rFonts w:ascii="Arial" w:eastAsia="SimSun" w:hAnsi="Arial" w:cs="Arial"/>
          <w:szCs w:val="22"/>
          <w:lang w:val="es-BO"/>
        </w:rPr>
        <w:t xml:space="preserve"> logrando un trámite con verificación mediante unas firmas digitales. (</w:t>
      </w:r>
      <w:r w:rsidRPr="00BE5297">
        <w:rPr>
          <w:rFonts w:ascii="Arial" w:eastAsia="SimSun" w:hAnsi="Arial" w:cs="Arial"/>
          <w:szCs w:val="22"/>
          <w:lang w:val="es-BO"/>
        </w:rPr>
        <w:t>Montero</w:t>
      </w:r>
      <w:r>
        <w:rPr>
          <w:rFonts w:ascii="Arial" w:eastAsia="SimSun" w:hAnsi="Arial" w:cs="Arial"/>
          <w:b/>
          <w:bCs/>
          <w:szCs w:val="22"/>
          <w:lang w:val="es-BO"/>
        </w:rPr>
        <w:t>,</w:t>
      </w:r>
      <w:r w:rsidRPr="00A576F3">
        <w:rPr>
          <w:rFonts w:ascii="Arial" w:eastAsia="SimSun" w:hAnsi="Arial" w:cs="Arial"/>
          <w:b/>
          <w:bCs/>
          <w:szCs w:val="22"/>
          <w:lang w:val="es-BO"/>
        </w:rPr>
        <w:t xml:space="preserve"> </w:t>
      </w:r>
      <w:r w:rsidRPr="00A576F3">
        <w:rPr>
          <w:rFonts w:ascii="Arial" w:eastAsia="SimSun" w:hAnsi="Arial" w:cs="Arial"/>
          <w:szCs w:val="22"/>
          <w:lang w:val="es-BO"/>
        </w:rPr>
        <w:t>2022</w:t>
      </w:r>
      <w:r>
        <w:rPr>
          <w:rFonts w:ascii="Arial" w:eastAsia="SimSun" w:hAnsi="Arial" w:cs="Arial"/>
          <w:szCs w:val="22"/>
          <w:lang w:val="es-BO"/>
        </w:rPr>
        <w:t>. P. 10</w:t>
      </w:r>
      <w:r w:rsidRPr="00A576F3">
        <w:rPr>
          <w:rFonts w:ascii="Arial" w:eastAsia="SimSun" w:hAnsi="Arial" w:cs="Arial"/>
          <w:szCs w:val="22"/>
          <w:lang w:val="es-BO"/>
        </w:rPr>
        <w:t>)</w:t>
      </w:r>
    </w:p>
    <w:p w14:paraId="1C79BBAB" w14:textId="77777777" w:rsidR="00B71271" w:rsidRPr="00737C7D" w:rsidRDefault="00B71271" w:rsidP="0005402C">
      <w:pPr>
        <w:numPr>
          <w:ilvl w:val="0"/>
          <w:numId w:val="24"/>
        </w:numPr>
        <w:tabs>
          <w:tab w:val="left" w:pos="840"/>
        </w:tabs>
        <w:spacing w:before="240"/>
        <w:jc w:val="both"/>
        <w:rPr>
          <w:rFonts w:ascii="Arial" w:eastAsia="SimSun" w:hAnsi="Arial" w:cs="Arial"/>
          <w:szCs w:val="22"/>
          <w:lang w:val="es-BO"/>
        </w:rPr>
      </w:pPr>
      <w:r w:rsidRPr="00A576F3">
        <w:rPr>
          <w:rFonts w:ascii="Arial" w:eastAsia="SimSun" w:hAnsi="Arial" w:cs="Arial"/>
          <w:szCs w:val="22"/>
          <w:lang w:val="es-BO"/>
        </w:rPr>
        <w:t xml:space="preserve">En la Universidad </w:t>
      </w:r>
      <w:r>
        <w:rPr>
          <w:rFonts w:ascii="Arial" w:eastAsia="SimSun" w:hAnsi="Arial" w:cs="Arial"/>
          <w:szCs w:val="22"/>
          <w:lang w:val="es-BO"/>
        </w:rPr>
        <w:t>Mayor de San Andrés carrera de Ingeniería Industrial, Bolivia</w:t>
      </w:r>
      <w:r w:rsidRPr="00A576F3">
        <w:rPr>
          <w:rFonts w:ascii="Arial" w:eastAsia="SimSun" w:hAnsi="Arial" w:cs="Arial"/>
          <w:szCs w:val="22"/>
          <w:lang w:val="es-BO"/>
        </w:rPr>
        <w:t>, 201</w:t>
      </w:r>
      <w:r>
        <w:rPr>
          <w:rFonts w:ascii="Arial" w:eastAsia="SimSun" w:hAnsi="Arial" w:cs="Arial"/>
          <w:szCs w:val="22"/>
          <w:lang w:val="es-BO"/>
        </w:rPr>
        <w:t>5</w:t>
      </w:r>
      <w:r w:rsidRPr="00A576F3">
        <w:rPr>
          <w:rFonts w:ascii="Arial" w:eastAsia="SimSun" w:hAnsi="Arial" w:cs="Arial"/>
          <w:szCs w:val="22"/>
          <w:lang w:val="es-BO"/>
        </w:rPr>
        <w:t xml:space="preserve"> </w:t>
      </w:r>
      <w:r>
        <w:rPr>
          <w:rFonts w:ascii="Arial" w:eastAsia="SimSun" w:hAnsi="Arial" w:cs="Arial"/>
          <w:szCs w:val="22"/>
          <w:lang w:val="es-BO"/>
        </w:rPr>
        <w:t xml:space="preserve">el autor Sergio Alejandro Mamani Coca presento </w:t>
      </w:r>
      <w:r w:rsidRPr="00A576F3">
        <w:rPr>
          <w:rFonts w:ascii="Arial" w:eastAsia="SimSun" w:hAnsi="Arial" w:cs="Arial"/>
          <w:szCs w:val="22"/>
          <w:lang w:val="es-BO"/>
        </w:rPr>
        <w:t xml:space="preserve"> </w:t>
      </w:r>
      <w:r w:rsidRPr="00A576F3">
        <w:rPr>
          <w:rFonts w:ascii="Arial" w:eastAsia="SimSun" w:hAnsi="Arial" w:cs="Arial"/>
          <w:b/>
          <w:bCs/>
          <w:szCs w:val="22"/>
          <w:lang w:val="es-BO"/>
        </w:rPr>
        <w:t>“</w:t>
      </w:r>
      <w:r>
        <w:rPr>
          <w:rFonts w:ascii="Arial" w:eastAsia="SimSun" w:hAnsi="Arial" w:cs="Arial"/>
          <w:b/>
          <w:bCs/>
          <w:szCs w:val="22"/>
          <w:lang w:val="es-BO"/>
        </w:rPr>
        <w:t>Sistema de gestión de documentos normativos en la administradora Boliviana de Carreteras – ABC</w:t>
      </w:r>
      <w:r w:rsidRPr="00A576F3">
        <w:rPr>
          <w:rFonts w:ascii="Arial" w:eastAsia="SimSun" w:hAnsi="Arial" w:cs="Arial"/>
          <w:b/>
          <w:bCs/>
          <w:szCs w:val="22"/>
          <w:lang w:val="es-BO"/>
        </w:rPr>
        <w:t>”</w:t>
      </w:r>
      <w:r w:rsidRPr="00A576F3">
        <w:rPr>
          <w:rFonts w:ascii="Arial" w:eastAsia="SimSun" w:hAnsi="Arial" w:cs="Arial"/>
          <w:szCs w:val="22"/>
          <w:lang w:val="es-BO"/>
        </w:rPr>
        <w:t xml:space="preserve"> </w:t>
      </w:r>
      <w:r>
        <w:rPr>
          <w:rFonts w:ascii="Arial" w:eastAsia="SimSun" w:hAnsi="Arial" w:cs="Arial"/>
          <w:szCs w:val="22"/>
          <w:lang w:val="es-BO"/>
        </w:rPr>
        <w:t xml:space="preserve">Presento el proyecto para desarrollar las principales herramientas de diseño y desarrollo de un sistema de gestión de documentos normativo para la administradora Boliviana de Carretera – ABC que permite a los funcionario contar, guardar y compartir de manera razonable y confiable los documentos mejorando los resultados en el área de trabajo estudiando las normas de entidades publicadas del departamento de la Paz una metodología o herramientas para establecer el sistemas de gestión y esperando su validación de la propuesta se implementó dicho sistema. </w:t>
      </w:r>
      <w:r w:rsidRPr="00A576F3">
        <w:rPr>
          <w:rFonts w:ascii="Arial" w:eastAsia="SimSun" w:hAnsi="Arial" w:cs="Arial"/>
          <w:szCs w:val="22"/>
          <w:lang w:val="es-BO"/>
        </w:rPr>
        <w:t>(</w:t>
      </w:r>
      <w:r>
        <w:rPr>
          <w:rFonts w:ascii="Arial" w:eastAsia="SimSun" w:hAnsi="Arial" w:cs="Arial"/>
          <w:szCs w:val="22"/>
          <w:lang w:val="es-BO"/>
        </w:rPr>
        <w:t>Mamani</w:t>
      </w:r>
      <w:r>
        <w:rPr>
          <w:rFonts w:ascii="Arial" w:eastAsia="SimSun" w:hAnsi="Arial" w:cs="Arial"/>
          <w:b/>
          <w:bCs/>
          <w:szCs w:val="22"/>
          <w:lang w:val="es-BO"/>
        </w:rPr>
        <w:t xml:space="preserve">, </w:t>
      </w:r>
      <w:r w:rsidRPr="00A576F3">
        <w:rPr>
          <w:rFonts w:ascii="Arial" w:eastAsia="SimSun" w:hAnsi="Arial" w:cs="Arial"/>
          <w:szCs w:val="22"/>
          <w:lang w:val="es-BO"/>
        </w:rPr>
        <w:t>2018)</w:t>
      </w:r>
      <w:bookmarkEnd w:id="4"/>
    </w:p>
    <w:p w14:paraId="696C0916" w14:textId="0A00ECAE" w:rsidR="00B71271" w:rsidRPr="00A576F3" w:rsidRDefault="002A26EA" w:rsidP="0005402C">
      <w:pPr>
        <w:spacing w:before="240"/>
        <w:jc w:val="both"/>
        <w:rPr>
          <w:rFonts w:ascii="Arial" w:eastAsia="SimSun" w:hAnsi="Arial" w:cs="Arial"/>
          <w:szCs w:val="22"/>
          <w:lang w:val="es-BO"/>
        </w:rPr>
      </w:pPr>
      <w:bookmarkStart w:id="5" w:name="_Toc22636"/>
      <w:bookmarkEnd w:id="2"/>
      <w:r>
        <w:rPr>
          <w:rFonts w:ascii="Arial" w:hAnsi="Arial" w:cs="Arial"/>
          <w:szCs w:val="22"/>
          <w:lang w:val="es-BO"/>
        </w:rPr>
        <w:t xml:space="preserve"> </w:t>
      </w:r>
      <w:r w:rsidR="00832A80">
        <w:rPr>
          <w:rFonts w:ascii="Arial" w:hAnsi="Arial" w:cs="Arial"/>
          <w:szCs w:val="22"/>
          <w:lang w:val="es-BO"/>
        </w:rPr>
        <w:t xml:space="preserve">A continuación se detallan los aspectos relacionados al </w:t>
      </w:r>
      <w:r w:rsidR="00832A80" w:rsidRPr="00832A80">
        <w:rPr>
          <w:rFonts w:ascii="Arial" w:hAnsi="Arial" w:cs="Arial"/>
          <w:b/>
          <w:bCs/>
          <w:szCs w:val="22"/>
          <w:lang w:val="es-BO"/>
        </w:rPr>
        <w:t>Planteamiento del Problema</w:t>
      </w:r>
      <w:r w:rsidR="00832A80">
        <w:rPr>
          <w:rFonts w:ascii="Arial" w:hAnsi="Arial" w:cs="Arial"/>
          <w:b/>
          <w:bCs/>
          <w:szCs w:val="22"/>
          <w:lang w:val="es-BO"/>
        </w:rPr>
        <w:t xml:space="preserve"> </w:t>
      </w:r>
      <w:r w:rsidR="00832A80" w:rsidRPr="00832A80">
        <w:rPr>
          <w:rFonts w:ascii="Arial" w:hAnsi="Arial" w:cs="Arial"/>
          <w:szCs w:val="22"/>
          <w:lang w:val="es-BO"/>
        </w:rPr>
        <w:t>existente</w:t>
      </w:r>
      <w:r w:rsidR="00832A80">
        <w:rPr>
          <w:rFonts w:ascii="Arial" w:hAnsi="Arial" w:cs="Arial"/>
          <w:szCs w:val="22"/>
          <w:lang w:val="es-BO"/>
        </w:rPr>
        <w:t>s en el área de vicerrectorado</w:t>
      </w:r>
      <w:r w:rsidR="00832A80">
        <w:rPr>
          <w:rFonts w:ascii="Arial" w:hAnsi="Arial" w:cs="Arial"/>
          <w:b/>
          <w:bCs/>
          <w:szCs w:val="22"/>
          <w:lang w:val="es-BO"/>
        </w:rPr>
        <w:t>, l</w:t>
      </w:r>
      <w:r w:rsidR="00B71271" w:rsidRPr="00A576F3">
        <w:rPr>
          <w:rFonts w:ascii="Arial" w:hAnsi="Arial" w:cs="Arial"/>
          <w:szCs w:val="22"/>
          <w:lang w:val="es-BO"/>
        </w:rPr>
        <w:t xml:space="preserve">a problemática que abarca este trabajo se centra en que la </w:t>
      </w:r>
      <w:r w:rsidR="00B71271" w:rsidRPr="00A576F3">
        <w:rPr>
          <w:rFonts w:ascii="Arial" w:eastAsia="SimSun" w:hAnsi="Arial" w:cs="Arial"/>
          <w:szCs w:val="22"/>
          <w:lang w:val="es-BO"/>
        </w:rPr>
        <w:t>Universidad Autónoma Tomás Frías como institución de estudios académicos superiores requiere de manera de gestionar los documentos en relación a las diversas convocatorias de plantel docente ante la necesidad de cubrir la malla curricular académic</w:t>
      </w:r>
      <w:r w:rsidR="00B71271">
        <w:rPr>
          <w:rFonts w:ascii="Arial" w:eastAsia="SimSun" w:hAnsi="Arial" w:cs="Arial"/>
          <w:szCs w:val="22"/>
          <w:lang w:val="es-BO"/>
        </w:rPr>
        <w:t>a, s</w:t>
      </w:r>
      <w:r w:rsidR="00B71271" w:rsidRPr="00A576F3">
        <w:rPr>
          <w:rFonts w:ascii="Arial" w:eastAsia="SimSun" w:hAnsi="Arial" w:cs="Arial"/>
          <w:szCs w:val="22"/>
          <w:lang w:val="es-BO"/>
        </w:rPr>
        <w:t xml:space="preserve">iendo que por este antecedente se realiza </w:t>
      </w:r>
      <w:r w:rsidR="00B71271">
        <w:rPr>
          <w:rFonts w:ascii="Arial" w:eastAsia="SimSun" w:hAnsi="Arial" w:cs="Arial"/>
          <w:szCs w:val="22"/>
          <w:lang w:val="es-BO"/>
        </w:rPr>
        <w:t xml:space="preserve">las </w:t>
      </w:r>
      <w:r w:rsidR="00B71271" w:rsidRPr="00A576F3">
        <w:rPr>
          <w:rFonts w:ascii="Arial" w:eastAsia="SimSun" w:hAnsi="Arial" w:cs="Arial"/>
          <w:szCs w:val="22"/>
          <w:lang w:val="es-BO"/>
        </w:rPr>
        <w:t xml:space="preserve">convocatorias </w:t>
      </w:r>
      <w:r w:rsidR="00B71271">
        <w:rPr>
          <w:rFonts w:ascii="Arial" w:eastAsia="SimSun" w:hAnsi="Arial" w:cs="Arial"/>
          <w:szCs w:val="22"/>
          <w:lang w:val="es-BO"/>
        </w:rPr>
        <w:t xml:space="preserve">para la contratación de </w:t>
      </w:r>
      <w:r w:rsidR="00B71271" w:rsidRPr="00A576F3">
        <w:rPr>
          <w:rFonts w:ascii="Arial" w:eastAsia="SimSun" w:hAnsi="Arial" w:cs="Arial"/>
          <w:szCs w:val="22"/>
          <w:lang w:val="es-BO"/>
        </w:rPr>
        <w:t xml:space="preserve">profesionales en las distintas áreas que cada facultad. </w:t>
      </w:r>
    </w:p>
    <w:p w14:paraId="70A58055" w14:textId="77777777" w:rsidR="00B71271" w:rsidRPr="00A576F3" w:rsidRDefault="00B71271" w:rsidP="0005402C">
      <w:pPr>
        <w:spacing w:before="240"/>
        <w:jc w:val="both"/>
        <w:rPr>
          <w:rFonts w:ascii="Arial" w:eastAsia="SimSun" w:hAnsi="Arial" w:cs="Arial"/>
          <w:szCs w:val="22"/>
          <w:lang w:val="es-BO"/>
        </w:rPr>
      </w:pPr>
      <w:r w:rsidRPr="00A576F3">
        <w:rPr>
          <w:rFonts w:ascii="Arial" w:eastAsia="SimSun" w:hAnsi="Arial" w:cs="Arial"/>
          <w:szCs w:val="22"/>
          <w:lang w:val="es-BO"/>
        </w:rPr>
        <w:t>En este entendió los requisitos solicitados por parte de decanaturas para la realización y publicación de convocatorias docentes,</w:t>
      </w:r>
      <w:r>
        <w:rPr>
          <w:rFonts w:ascii="Arial" w:eastAsia="SimSun" w:hAnsi="Arial" w:cs="Arial"/>
          <w:szCs w:val="22"/>
          <w:lang w:val="es-BO"/>
        </w:rPr>
        <w:t xml:space="preserve"> deben traer la carta que debe hacer referencia a la resolución, la resolución debe tener en referencia al dictamen y el dictamen debe contener la </w:t>
      </w:r>
      <w:r>
        <w:rPr>
          <w:rFonts w:ascii="Arial" w:eastAsia="SimSun" w:hAnsi="Arial" w:cs="Arial"/>
          <w:szCs w:val="22"/>
          <w:lang w:val="es-BO"/>
        </w:rPr>
        <w:lastRenderedPageBreak/>
        <w:t>información de los partícipes en la convocatoria, concluyendo en su verificación de la documentación para ser firmada por el vicerrector, siendo finalmente archivada.</w:t>
      </w:r>
      <w:r w:rsidRPr="00A576F3">
        <w:rPr>
          <w:rFonts w:ascii="Arial" w:eastAsia="SimSun" w:hAnsi="Arial" w:cs="Arial"/>
          <w:szCs w:val="22"/>
          <w:lang w:val="es-BO"/>
        </w:rPr>
        <w:t xml:space="preserve"> </w:t>
      </w:r>
    </w:p>
    <w:p w14:paraId="183939F0" w14:textId="77777777"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En relación al registro y archivo de documentación</w:t>
      </w:r>
      <w:r>
        <w:rPr>
          <w:rFonts w:ascii="Arial" w:hAnsi="Arial" w:cs="Arial"/>
          <w:szCs w:val="22"/>
          <w:lang w:val="es-BO"/>
        </w:rPr>
        <w:t>,</w:t>
      </w:r>
      <w:r w:rsidRPr="00A576F3">
        <w:rPr>
          <w:rFonts w:ascii="Arial" w:hAnsi="Arial" w:cs="Arial"/>
          <w:szCs w:val="22"/>
          <w:lang w:val="es-BO"/>
        </w:rPr>
        <w:t xml:space="preserve"> el procedimiento de almacenamiento digital de la Universidad Autónoma Tomás Frías se realiza de manera </w:t>
      </w:r>
      <w:r>
        <w:rPr>
          <w:rFonts w:ascii="Arial" w:hAnsi="Arial" w:cs="Arial"/>
          <w:szCs w:val="22"/>
          <w:lang w:val="es-BO"/>
        </w:rPr>
        <w:t>manual</w:t>
      </w:r>
      <w:r w:rsidRPr="00A576F3">
        <w:rPr>
          <w:rFonts w:ascii="Arial" w:hAnsi="Arial" w:cs="Arial"/>
          <w:szCs w:val="22"/>
          <w:lang w:val="es-BO"/>
        </w:rPr>
        <w:t xml:space="preserve"> manteniendo el registro </w:t>
      </w:r>
      <w:r>
        <w:rPr>
          <w:rFonts w:ascii="Arial" w:hAnsi="Arial" w:cs="Arial"/>
          <w:szCs w:val="22"/>
          <w:lang w:val="es-BO"/>
        </w:rPr>
        <w:t>físico</w:t>
      </w:r>
      <w:r w:rsidRPr="00A576F3">
        <w:rPr>
          <w:rFonts w:ascii="Arial" w:hAnsi="Arial" w:cs="Arial"/>
          <w:szCs w:val="22"/>
          <w:lang w:val="es-BO"/>
        </w:rPr>
        <w:t xml:space="preserve">, lo que ocasiona </w:t>
      </w:r>
      <w:r>
        <w:rPr>
          <w:rFonts w:ascii="Arial" w:hAnsi="Arial" w:cs="Arial"/>
          <w:szCs w:val="22"/>
          <w:lang w:val="es-BO"/>
        </w:rPr>
        <w:t xml:space="preserve">acumulación de papel, </w:t>
      </w:r>
      <w:r w:rsidRPr="00A576F3">
        <w:rPr>
          <w:rFonts w:ascii="Arial" w:hAnsi="Arial" w:cs="Arial"/>
          <w:szCs w:val="22"/>
          <w:lang w:val="es-BO"/>
        </w:rPr>
        <w:t xml:space="preserve">perdida, entrepelado y confusiones </w:t>
      </w:r>
      <w:r>
        <w:rPr>
          <w:rFonts w:ascii="Arial" w:hAnsi="Arial" w:cs="Arial"/>
          <w:szCs w:val="22"/>
          <w:lang w:val="es-BO"/>
        </w:rPr>
        <w:t xml:space="preserve">por </w:t>
      </w:r>
      <w:r w:rsidRPr="00A576F3">
        <w:rPr>
          <w:rFonts w:ascii="Arial" w:hAnsi="Arial" w:cs="Arial"/>
          <w:szCs w:val="22"/>
          <w:lang w:val="es-BO"/>
        </w:rPr>
        <w:t xml:space="preserve">la documentación. </w:t>
      </w:r>
    </w:p>
    <w:p w14:paraId="667065CE" w14:textId="77777777" w:rsidR="00B71271" w:rsidRDefault="00B71271" w:rsidP="0005402C">
      <w:pPr>
        <w:spacing w:before="240"/>
        <w:jc w:val="both"/>
        <w:rPr>
          <w:rFonts w:ascii="Arial" w:hAnsi="Arial" w:cs="Arial"/>
          <w:szCs w:val="22"/>
          <w:lang w:val="es-BO"/>
        </w:rPr>
      </w:pPr>
      <w:r w:rsidRPr="00A576F3">
        <w:rPr>
          <w:rFonts w:ascii="Arial" w:hAnsi="Arial" w:cs="Arial"/>
          <w:szCs w:val="22"/>
          <w:lang w:val="es-BO"/>
        </w:rPr>
        <w:t xml:space="preserve">Siendo entre los errores más comunes </w:t>
      </w:r>
      <w:r>
        <w:rPr>
          <w:rFonts w:ascii="Arial" w:hAnsi="Arial" w:cs="Arial"/>
          <w:szCs w:val="22"/>
          <w:lang w:val="es-BO"/>
        </w:rPr>
        <w:t>los nombres, fechas, tiempo de trabajo, materias o siglas o errores de impresión,</w:t>
      </w:r>
      <w:r w:rsidRPr="00A576F3">
        <w:rPr>
          <w:rFonts w:ascii="Arial" w:hAnsi="Arial" w:cs="Arial"/>
          <w:szCs w:val="22"/>
          <w:lang w:val="es-BO"/>
        </w:rPr>
        <w:t xml:space="preserve"> lo cual genera un </w:t>
      </w:r>
      <w:r>
        <w:rPr>
          <w:rFonts w:ascii="Arial" w:hAnsi="Arial" w:cs="Arial"/>
          <w:szCs w:val="22"/>
          <w:lang w:val="es-BO"/>
        </w:rPr>
        <w:t xml:space="preserve">retraso a la aprobación de la convocatoria, a lo cual realizamos una devolución esperando la </w:t>
      </w:r>
      <w:r w:rsidRPr="00A576F3">
        <w:rPr>
          <w:rFonts w:ascii="Arial" w:hAnsi="Arial" w:cs="Arial"/>
          <w:szCs w:val="22"/>
          <w:lang w:val="es-BO"/>
        </w:rPr>
        <w:t>corrección,</w:t>
      </w:r>
      <w:r>
        <w:rPr>
          <w:rFonts w:ascii="Arial" w:hAnsi="Arial" w:cs="Arial"/>
          <w:szCs w:val="22"/>
          <w:lang w:val="es-BO"/>
        </w:rPr>
        <w:t xml:space="preserve"> del documento</w:t>
      </w:r>
      <w:r w:rsidRPr="00A576F3">
        <w:rPr>
          <w:rFonts w:ascii="Arial" w:hAnsi="Arial" w:cs="Arial"/>
          <w:szCs w:val="22"/>
          <w:lang w:val="es-BO"/>
        </w:rPr>
        <w:t>.</w:t>
      </w:r>
    </w:p>
    <w:p w14:paraId="00FE83D4" w14:textId="77777777" w:rsidR="00B71271" w:rsidRPr="00A576F3" w:rsidRDefault="00B71271" w:rsidP="0005402C">
      <w:pPr>
        <w:spacing w:before="240"/>
        <w:jc w:val="both"/>
        <w:rPr>
          <w:rFonts w:ascii="Arial" w:hAnsi="Arial" w:cs="Arial"/>
          <w:szCs w:val="22"/>
          <w:lang w:val="es-BO"/>
        </w:rPr>
      </w:pPr>
      <w:r>
        <w:rPr>
          <w:rFonts w:ascii="Arial" w:hAnsi="Arial" w:cs="Arial"/>
          <w:szCs w:val="22"/>
          <w:lang w:val="es-BO"/>
        </w:rPr>
        <w:t>En general, estos errores provocan un aumento en el uso de papel, el cual se acumula en el área laboral, siendo los documentos que contienen errores y aquellos que ya realizaron si corrección, con dichos errores que se observan, hay una disparidad en las fechas de firma que realiza el vicerrector y que por consecuencia hay retrasos en la conclusión del procedimiento.</w:t>
      </w:r>
    </w:p>
    <w:p w14:paraId="3F141663" w14:textId="77777777"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 xml:space="preserve">En relación a todo lo anteriormente referido se logra constatar la necesidad de </w:t>
      </w:r>
      <w:r>
        <w:rPr>
          <w:rFonts w:ascii="Arial" w:hAnsi="Arial" w:cs="Arial"/>
          <w:szCs w:val="22"/>
          <w:lang w:val="es-BO"/>
        </w:rPr>
        <w:t xml:space="preserve">una forma </w:t>
      </w:r>
      <w:r w:rsidRPr="00A576F3">
        <w:rPr>
          <w:rFonts w:ascii="Arial" w:hAnsi="Arial" w:cs="Arial"/>
          <w:szCs w:val="22"/>
          <w:lang w:val="es-BO"/>
        </w:rPr>
        <w:t xml:space="preserve">gestión </w:t>
      </w:r>
      <w:r>
        <w:rPr>
          <w:rFonts w:ascii="Arial" w:hAnsi="Arial" w:cs="Arial"/>
          <w:szCs w:val="22"/>
          <w:lang w:val="es-BO"/>
        </w:rPr>
        <w:t xml:space="preserve">en las </w:t>
      </w:r>
      <w:r w:rsidRPr="00A576F3">
        <w:rPr>
          <w:rFonts w:ascii="Arial" w:hAnsi="Arial" w:cs="Arial"/>
          <w:szCs w:val="22"/>
          <w:lang w:val="es-BO"/>
        </w:rPr>
        <w:t>convocatoria</w:t>
      </w:r>
      <w:r>
        <w:rPr>
          <w:rFonts w:ascii="Arial" w:hAnsi="Arial" w:cs="Arial"/>
          <w:szCs w:val="22"/>
          <w:lang w:val="es-BO"/>
        </w:rPr>
        <w:t>s para la contratación de los docentes de la Universidad Autónoma Tomás Frías</w:t>
      </w:r>
      <w:r w:rsidRPr="00A576F3">
        <w:rPr>
          <w:rFonts w:ascii="Arial" w:hAnsi="Arial" w:cs="Arial"/>
          <w:szCs w:val="22"/>
          <w:lang w:val="es-BO"/>
        </w:rPr>
        <w:t xml:space="preserve">, debido a que en la actualidad permite el acceso a organizar distintos documentos de manera más eficiente, sencilla y fácil de manipular, siendo mediante la creación de </w:t>
      </w:r>
      <w:r>
        <w:rPr>
          <w:rFonts w:ascii="Arial" w:hAnsi="Arial" w:cs="Arial"/>
          <w:szCs w:val="22"/>
          <w:lang w:val="es-BO"/>
        </w:rPr>
        <w:t xml:space="preserve">archivos digitales y su almacenamiento de la misma manera, de esta forma </w:t>
      </w:r>
      <w:r w:rsidRPr="00A576F3">
        <w:rPr>
          <w:rFonts w:ascii="Arial" w:hAnsi="Arial" w:cs="Arial"/>
          <w:szCs w:val="22"/>
          <w:lang w:val="es-BO"/>
        </w:rPr>
        <w:t xml:space="preserve">se </w:t>
      </w:r>
      <w:r>
        <w:rPr>
          <w:rFonts w:ascii="Arial" w:hAnsi="Arial" w:cs="Arial"/>
          <w:szCs w:val="22"/>
          <w:lang w:val="es-BO"/>
        </w:rPr>
        <w:t xml:space="preserve">podrá </w:t>
      </w:r>
      <w:r w:rsidRPr="00A576F3">
        <w:rPr>
          <w:rFonts w:ascii="Arial" w:hAnsi="Arial" w:cs="Arial"/>
          <w:szCs w:val="22"/>
          <w:lang w:val="es-BO"/>
        </w:rPr>
        <w:t xml:space="preserve">evitaría el extravió, duplicidad y generación de </w:t>
      </w:r>
      <w:r>
        <w:rPr>
          <w:rFonts w:ascii="Arial" w:hAnsi="Arial" w:cs="Arial"/>
          <w:szCs w:val="22"/>
          <w:lang w:val="es-BO"/>
        </w:rPr>
        <w:t>papel para los documentos</w:t>
      </w:r>
      <w:r w:rsidRPr="00A576F3">
        <w:rPr>
          <w:rFonts w:ascii="Arial" w:hAnsi="Arial" w:cs="Arial"/>
          <w:szCs w:val="22"/>
          <w:lang w:val="es-BO"/>
        </w:rPr>
        <w:t xml:space="preserve">.  </w:t>
      </w:r>
    </w:p>
    <w:p w14:paraId="00AB9A8D" w14:textId="1F1834A7"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En función al árbol de problemas elaborado (</w:t>
      </w:r>
      <w:r w:rsidR="00430C72" w:rsidRPr="00430C72">
        <w:rPr>
          <w:rFonts w:ascii="Arial" w:hAnsi="Arial" w:cs="Arial"/>
          <w:b/>
          <w:bCs/>
          <w:szCs w:val="22"/>
          <w:lang w:val="es-BO"/>
        </w:rPr>
        <w:t>Ver Anexo</w:t>
      </w:r>
      <w:r w:rsidR="00430C72">
        <w:rPr>
          <w:rFonts w:ascii="Arial" w:hAnsi="Arial" w:cs="Arial"/>
          <w:b/>
          <w:bCs/>
          <w:szCs w:val="22"/>
          <w:lang w:val="es-BO"/>
        </w:rPr>
        <w:t xml:space="preserve"> 1</w:t>
      </w:r>
      <w:r w:rsidRPr="00A576F3">
        <w:rPr>
          <w:rFonts w:ascii="Arial" w:hAnsi="Arial" w:cs="Arial"/>
          <w:szCs w:val="22"/>
          <w:lang w:val="es-BO"/>
        </w:rPr>
        <w:t>) se describe la problemática del proyecto:</w:t>
      </w:r>
    </w:p>
    <w:p w14:paraId="5254D635" w14:textId="77777777" w:rsidR="00B71271" w:rsidRDefault="00B71271" w:rsidP="0005402C">
      <w:pPr>
        <w:numPr>
          <w:ilvl w:val="0"/>
          <w:numId w:val="25"/>
        </w:numPr>
        <w:tabs>
          <w:tab w:val="left" w:pos="840"/>
        </w:tabs>
        <w:spacing w:before="240"/>
        <w:jc w:val="both"/>
        <w:rPr>
          <w:rFonts w:ascii="Arial" w:hAnsi="Arial" w:cs="Arial"/>
          <w:szCs w:val="22"/>
          <w:lang w:val="es-BO"/>
        </w:rPr>
      </w:pPr>
      <w:r w:rsidRPr="00A576F3">
        <w:rPr>
          <w:rFonts w:ascii="Arial" w:hAnsi="Arial" w:cs="Arial"/>
          <w:szCs w:val="22"/>
          <w:lang w:val="es-BO"/>
        </w:rPr>
        <w:t xml:space="preserve">Administración </w:t>
      </w:r>
      <w:r>
        <w:rPr>
          <w:rFonts w:ascii="Arial" w:hAnsi="Arial" w:cs="Arial"/>
          <w:szCs w:val="22"/>
          <w:lang w:val="es-BO"/>
        </w:rPr>
        <w:t xml:space="preserve">y verificación </w:t>
      </w:r>
      <w:r w:rsidRPr="00A576F3">
        <w:rPr>
          <w:rFonts w:ascii="Arial" w:hAnsi="Arial" w:cs="Arial"/>
          <w:szCs w:val="22"/>
          <w:lang w:val="es-BO"/>
        </w:rPr>
        <w:t xml:space="preserve">de documentos </w:t>
      </w:r>
      <w:r>
        <w:rPr>
          <w:rFonts w:ascii="Arial" w:hAnsi="Arial" w:cs="Arial"/>
          <w:szCs w:val="22"/>
          <w:lang w:val="es-BO"/>
        </w:rPr>
        <w:t>de manera manual.</w:t>
      </w:r>
    </w:p>
    <w:p w14:paraId="1BAA97EF" w14:textId="77777777" w:rsidR="00B71271" w:rsidRPr="00A576F3" w:rsidRDefault="00B71271" w:rsidP="0005402C">
      <w:pPr>
        <w:numPr>
          <w:ilvl w:val="0"/>
          <w:numId w:val="25"/>
        </w:numPr>
        <w:tabs>
          <w:tab w:val="left" w:pos="840"/>
        </w:tabs>
        <w:spacing w:before="240"/>
        <w:jc w:val="both"/>
        <w:rPr>
          <w:rFonts w:ascii="Arial" w:hAnsi="Arial" w:cs="Arial"/>
          <w:szCs w:val="22"/>
          <w:lang w:val="es-BO"/>
        </w:rPr>
      </w:pPr>
      <w:r>
        <w:rPr>
          <w:rFonts w:ascii="Arial" w:hAnsi="Arial" w:cs="Arial"/>
          <w:szCs w:val="22"/>
          <w:lang w:val="es-BO"/>
        </w:rPr>
        <w:lastRenderedPageBreak/>
        <w:t>La fecha de publicación no siempre se cumple por existir observaciones y estas no sean resueltas de inmediato.</w:t>
      </w:r>
    </w:p>
    <w:p w14:paraId="7A93613F" w14:textId="77777777" w:rsidR="00B71271" w:rsidRPr="00C04880" w:rsidRDefault="00B71271" w:rsidP="0005402C">
      <w:pPr>
        <w:numPr>
          <w:ilvl w:val="0"/>
          <w:numId w:val="25"/>
        </w:numPr>
        <w:tabs>
          <w:tab w:val="left" w:pos="840"/>
        </w:tabs>
        <w:spacing w:before="240"/>
        <w:jc w:val="both"/>
        <w:rPr>
          <w:rFonts w:ascii="Arial" w:hAnsi="Arial" w:cs="Arial"/>
          <w:szCs w:val="22"/>
          <w:lang w:val="es-BO"/>
        </w:rPr>
      </w:pPr>
      <w:r w:rsidRPr="00C04880">
        <w:rPr>
          <w:rFonts w:ascii="Arial" w:hAnsi="Arial" w:cs="Arial"/>
          <w:szCs w:val="22"/>
          <w:lang w:val="es-BO"/>
        </w:rPr>
        <w:t>Retrasos ocasionados por errores o fallos en los procesos de Convocatorias.</w:t>
      </w:r>
    </w:p>
    <w:p w14:paraId="03069B49" w14:textId="77777777" w:rsidR="00B71271" w:rsidRDefault="00B71271" w:rsidP="0005402C">
      <w:pPr>
        <w:numPr>
          <w:ilvl w:val="0"/>
          <w:numId w:val="25"/>
        </w:numPr>
        <w:tabs>
          <w:tab w:val="left" w:pos="840"/>
        </w:tabs>
        <w:spacing w:before="240"/>
        <w:jc w:val="both"/>
        <w:rPr>
          <w:rFonts w:ascii="Arial" w:hAnsi="Arial" w:cs="Arial"/>
          <w:szCs w:val="22"/>
          <w:lang w:val="es-BO"/>
        </w:rPr>
      </w:pPr>
      <w:r w:rsidRPr="00A576F3">
        <w:rPr>
          <w:rFonts w:ascii="Arial" w:hAnsi="Arial" w:cs="Arial"/>
          <w:szCs w:val="22"/>
          <w:lang w:val="es-BO"/>
        </w:rPr>
        <w:t>Poca comunicación o colaboración inmediata entre Facultades y el Vicerrectorado.</w:t>
      </w:r>
    </w:p>
    <w:p w14:paraId="2F7FFA7D" w14:textId="77777777" w:rsidR="00B71271" w:rsidRPr="00A576F3" w:rsidRDefault="00B71271" w:rsidP="0005402C">
      <w:pPr>
        <w:numPr>
          <w:ilvl w:val="0"/>
          <w:numId w:val="25"/>
        </w:numPr>
        <w:tabs>
          <w:tab w:val="left" w:pos="840"/>
        </w:tabs>
        <w:spacing w:before="240"/>
        <w:jc w:val="both"/>
        <w:rPr>
          <w:rFonts w:ascii="Arial" w:hAnsi="Arial" w:cs="Arial"/>
          <w:szCs w:val="22"/>
          <w:lang w:val="es-BO"/>
        </w:rPr>
      </w:pPr>
      <w:r>
        <w:rPr>
          <w:rFonts w:ascii="Arial" w:hAnsi="Arial" w:cs="Arial"/>
          <w:szCs w:val="22"/>
          <w:lang w:val="es-BO"/>
        </w:rPr>
        <w:t>Gran uso de papel en la generación de convocatorias.</w:t>
      </w:r>
    </w:p>
    <w:p w14:paraId="5BB96560" w14:textId="77777777"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En base a la problemática descrita anteriormente se identifica el siguiente problema de la investigación.</w:t>
      </w:r>
    </w:p>
    <w:p w14:paraId="72730E28" w14:textId="77777777"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 xml:space="preserve">¿Cómo mejorar la gestión de convocatorias </w:t>
      </w:r>
      <w:r>
        <w:rPr>
          <w:rFonts w:ascii="Arial" w:hAnsi="Arial" w:cs="Arial"/>
          <w:szCs w:val="22"/>
          <w:lang w:val="es-BO"/>
        </w:rPr>
        <w:t xml:space="preserve">para la contratación de docentes en </w:t>
      </w:r>
      <w:r w:rsidRPr="00A576F3">
        <w:rPr>
          <w:rFonts w:ascii="Arial" w:hAnsi="Arial" w:cs="Arial"/>
          <w:szCs w:val="22"/>
          <w:lang w:val="es-BO"/>
        </w:rPr>
        <w:t xml:space="preserve">la Universidad Autónoma Tomás Frías que permita </w:t>
      </w:r>
      <w:r>
        <w:rPr>
          <w:rFonts w:ascii="Arial" w:hAnsi="Arial" w:cs="Arial"/>
          <w:szCs w:val="22"/>
          <w:lang w:val="es-BO"/>
        </w:rPr>
        <w:t xml:space="preserve">optimizar tiempos en </w:t>
      </w:r>
      <w:proofErr w:type="spellStart"/>
      <w:r>
        <w:rPr>
          <w:rFonts w:ascii="Arial" w:hAnsi="Arial" w:cs="Arial"/>
          <w:szCs w:val="22"/>
          <w:lang w:val="es-BO"/>
        </w:rPr>
        <w:t>el</w:t>
      </w:r>
      <w:proofErr w:type="spellEnd"/>
      <w:r>
        <w:rPr>
          <w:rFonts w:ascii="Arial" w:hAnsi="Arial" w:cs="Arial"/>
          <w:szCs w:val="22"/>
          <w:lang w:val="es-BO"/>
        </w:rPr>
        <w:t xml:space="preserve"> envió, verificación y aprobación de los mismos para realizar su publicación?</w:t>
      </w:r>
    </w:p>
    <w:p w14:paraId="720E5FD7" w14:textId="11E5688B" w:rsidR="00B71271" w:rsidRDefault="00B71271" w:rsidP="0005402C">
      <w:pPr>
        <w:spacing w:before="240"/>
        <w:jc w:val="both"/>
        <w:rPr>
          <w:rFonts w:ascii="Arial" w:hAnsi="Arial" w:cs="Arial"/>
          <w:szCs w:val="22"/>
          <w:lang w:val="es-BO"/>
        </w:rPr>
      </w:pPr>
      <w:bookmarkStart w:id="6" w:name="_Toc20038"/>
      <w:bookmarkEnd w:id="5"/>
      <w:r w:rsidRPr="00A576F3">
        <w:rPr>
          <w:rFonts w:ascii="Arial" w:hAnsi="Arial" w:cs="Arial"/>
          <w:szCs w:val="22"/>
          <w:lang w:val="es-BO"/>
        </w:rPr>
        <w:t xml:space="preserve">Para dar solución al problema se tiene como </w:t>
      </w:r>
      <w:r w:rsidRPr="00A576F3">
        <w:rPr>
          <w:rFonts w:ascii="Arial" w:hAnsi="Arial" w:cs="Arial"/>
          <w:b/>
          <w:bCs/>
          <w:szCs w:val="22"/>
          <w:lang w:val="es-BO"/>
        </w:rPr>
        <w:t>objeto de estudio</w:t>
      </w:r>
      <w:r w:rsidRPr="00A576F3">
        <w:rPr>
          <w:rFonts w:ascii="Arial" w:hAnsi="Arial" w:cs="Arial"/>
          <w:szCs w:val="22"/>
          <w:lang w:val="es-BO"/>
        </w:rPr>
        <w:t xml:space="preserve">, </w:t>
      </w:r>
      <w:r>
        <w:rPr>
          <w:rFonts w:ascii="Arial" w:hAnsi="Arial" w:cs="Arial"/>
          <w:szCs w:val="22"/>
          <w:lang w:val="es-BO"/>
        </w:rPr>
        <w:t>e</w:t>
      </w:r>
      <w:r w:rsidRPr="003E670E">
        <w:rPr>
          <w:rFonts w:ascii="Arial" w:hAnsi="Arial" w:cs="Arial"/>
          <w:szCs w:val="22"/>
          <w:lang w:val="es-BO"/>
        </w:rPr>
        <w:t>l proceso de gestión de convocatorias</w:t>
      </w:r>
      <w:r>
        <w:rPr>
          <w:rFonts w:ascii="Arial" w:hAnsi="Arial" w:cs="Arial"/>
          <w:szCs w:val="22"/>
          <w:lang w:val="es-BO"/>
        </w:rPr>
        <w:t xml:space="preserve"> mediante aplicaciones web</w:t>
      </w:r>
      <w:r w:rsidRPr="003E670E">
        <w:rPr>
          <w:rFonts w:ascii="Arial" w:hAnsi="Arial" w:cs="Arial"/>
          <w:szCs w:val="22"/>
          <w:lang w:val="es-BO"/>
        </w:rPr>
        <w:t>, abarcando desde</w:t>
      </w:r>
      <w:r>
        <w:rPr>
          <w:rFonts w:ascii="Arial" w:hAnsi="Arial" w:cs="Arial"/>
          <w:szCs w:val="22"/>
          <w:lang w:val="es-BO"/>
        </w:rPr>
        <w:t xml:space="preserve"> el </w:t>
      </w:r>
      <w:r w:rsidRPr="003E670E">
        <w:rPr>
          <w:rFonts w:ascii="Arial" w:hAnsi="Arial" w:cs="Arial"/>
          <w:szCs w:val="22"/>
          <w:lang w:val="es-BO"/>
        </w:rPr>
        <w:t xml:space="preserve">lanzamiento de convocatorias hasta </w:t>
      </w:r>
      <w:r>
        <w:rPr>
          <w:rFonts w:ascii="Arial" w:hAnsi="Arial" w:cs="Arial"/>
          <w:szCs w:val="22"/>
          <w:lang w:val="es-BO"/>
        </w:rPr>
        <w:t>la conclusión de la misma.</w:t>
      </w:r>
    </w:p>
    <w:p w14:paraId="26579EEA" w14:textId="43B81F0B" w:rsidR="006C251A" w:rsidRDefault="006C251A" w:rsidP="0005402C">
      <w:pPr>
        <w:spacing w:before="240"/>
        <w:jc w:val="both"/>
        <w:rPr>
          <w:rStyle w:val="AcrnimoHTML"/>
          <w:rFonts w:cs="Arial"/>
          <w:b/>
          <w:bCs/>
          <w:kern w:val="32"/>
          <w:sz w:val="24"/>
          <w:szCs w:val="32"/>
          <w:lang w:val="es-ES"/>
        </w:rPr>
      </w:pPr>
      <w:r>
        <w:rPr>
          <w:rFonts w:ascii="Arial" w:hAnsi="Arial" w:cs="Arial"/>
          <w:szCs w:val="22"/>
          <w:lang w:val="es-BO"/>
        </w:rPr>
        <w:t xml:space="preserve">El </w:t>
      </w:r>
      <w:r w:rsidRPr="006C251A">
        <w:rPr>
          <w:rFonts w:ascii="Arial" w:hAnsi="Arial" w:cs="Arial"/>
          <w:b/>
          <w:bCs/>
          <w:szCs w:val="22"/>
          <w:lang w:val="es-BO"/>
        </w:rPr>
        <w:t>campo de acción</w:t>
      </w:r>
      <w:r>
        <w:rPr>
          <w:rFonts w:ascii="Arial" w:hAnsi="Arial" w:cs="Arial"/>
          <w:szCs w:val="22"/>
          <w:lang w:val="es-BO"/>
        </w:rPr>
        <w:t xml:space="preserve"> </w:t>
      </w:r>
      <w:proofErr w:type="spellStart"/>
      <w:r>
        <w:rPr>
          <w:rFonts w:ascii="Arial" w:hAnsi="Arial" w:cs="Arial"/>
          <w:szCs w:val="22"/>
          <w:lang w:val="es-BO"/>
        </w:rPr>
        <w:t>esta</w:t>
      </w:r>
      <w:proofErr w:type="spellEnd"/>
      <w:r>
        <w:rPr>
          <w:rFonts w:ascii="Arial" w:hAnsi="Arial" w:cs="Arial"/>
          <w:szCs w:val="22"/>
          <w:lang w:val="es-BO"/>
        </w:rPr>
        <w:t xml:space="preserve"> planteado de la siguiente manera:</w:t>
      </w:r>
    </w:p>
    <w:p w14:paraId="2C7FB2EB" w14:textId="78D4AC5D"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 xml:space="preserve">La delimitación del campo de acción se centra en la </w:t>
      </w:r>
      <w:r>
        <w:rPr>
          <w:rFonts w:ascii="Arial" w:hAnsi="Arial" w:cs="Arial"/>
          <w:szCs w:val="22"/>
          <w:lang w:val="es-BO"/>
        </w:rPr>
        <w:t xml:space="preserve">comprobación de la documentación de forma digital, implementado las firmas digitales para optimizar </w:t>
      </w:r>
      <w:r w:rsidRPr="00A576F3">
        <w:rPr>
          <w:rFonts w:ascii="Arial" w:hAnsi="Arial" w:cs="Arial"/>
          <w:szCs w:val="22"/>
          <w:lang w:val="es-BO"/>
        </w:rPr>
        <w:t xml:space="preserve">procesos en la gestión de convocatorias </w:t>
      </w:r>
      <w:r>
        <w:rPr>
          <w:rFonts w:ascii="Arial" w:hAnsi="Arial" w:cs="Arial"/>
          <w:szCs w:val="22"/>
          <w:lang w:val="es-BO"/>
        </w:rPr>
        <w:t xml:space="preserve">para la contratación de docentes </w:t>
      </w:r>
      <w:r w:rsidRPr="00A576F3">
        <w:rPr>
          <w:rFonts w:ascii="Arial" w:hAnsi="Arial" w:cs="Arial"/>
          <w:szCs w:val="22"/>
          <w:lang w:val="es-BO"/>
        </w:rPr>
        <w:t>de la Universidad Autónoma Tomás Frías.</w:t>
      </w:r>
    </w:p>
    <w:p w14:paraId="1F8D7D05" w14:textId="77777777"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 xml:space="preserve">En respuesta al problema se establece como </w:t>
      </w:r>
      <w:r w:rsidRPr="00953F32">
        <w:rPr>
          <w:rFonts w:ascii="Arial" w:hAnsi="Arial" w:cs="Arial"/>
          <w:b/>
          <w:bCs/>
          <w:szCs w:val="22"/>
          <w:lang w:val="es-BO"/>
        </w:rPr>
        <w:t>objetivo</w:t>
      </w:r>
      <w:r w:rsidRPr="00A576F3">
        <w:rPr>
          <w:rFonts w:ascii="Arial" w:hAnsi="Arial" w:cs="Arial"/>
          <w:szCs w:val="22"/>
          <w:lang w:val="es-BO"/>
        </w:rPr>
        <w:t xml:space="preserve"> del presente trabajo:</w:t>
      </w:r>
    </w:p>
    <w:p w14:paraId="1201EF54" w14:textId="77777777"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 xml:space="preserve">Desarrollar una </w:t>
      </w:r>
      <w:r>
        <w:rPr>
          <w:rFonts w:ascii="Arial" w:hAnsi="Arial" w:cs="Arial"/>
          <w:szCs w:val="22"/>
          <w:lang w:val="es-BO"/>
        </w:rPr>
        <w:t>aplicación</w:t>
      </w:r>
      <w:r w:rsidRPr="00A576F3">
        <w:rPr>
          <w:rFonts w:ascii="Arial" w:hAnsi="Arial" w:cs="Arial"/>
          <w:szCs w:val="22"/>
          <w:lang w:val="es-BO"/>
        </w:rPr>
        <w:t xml:space="preserve"> web para la gestión de convocatorias en la Universidad Autónoma Tomás Frías</w:t>
      </w:r>
      <w:r>
        <w:rPr>
          <w:rFonts w:ascii="Arial" w:hAnsi="Arial" w:cs="Arial"/>
          <w:szCs w:val="22"/>
          <w:lang w:val="es-BO"/>
        </w:rPr>
        <w:t xml:space="preserve"> para </w:t>
      </w:r>
      <w:r w:rsidRPr="00A576F3">
        <w:rPr>
          <w:rFonts w:ascii="Arial" w:hAnsi="Arial" w:cs="Arial"/>
          <w:szCs w:val="22"/>
          <w:lang w:val="es-BO"/>
        </w:rPr>
        <w:t xml:space="preserve">gestionar eficientemente las convocatorias de </w:t>
      </w:r>
      <w:r>
        <w:rPr>
          <w:rFonts w:ascii="Arial" w:hAnsi="Arial" w:cs="Arial"/>
          <w:szCs w:val="22"/>
          <w:lang w:val="es-BO"/>
        </w:rPr>
        <w:t xml:space="preserve">contratación de docentes en las diferentes carreras y facultades con </w:t>
      </w:r>
      <w:r w:rsidRPr="00A576F3">
        <w:rPr>
          <w:rFonts w:ascii="Arial" w:hAnsi="Arial" w:cs="Arial"/>
          <w:szCs w:val="22"/>
          <w:lang w:val="es-BO"/>
        </w:rPr>
        <w:t>acceso rápido y sencillo a la documentación, mejora</w:t>
      </w:r>
      <w:r>
        <w:rPr>
          <w:rFonts w:ascii="Arial" w:hAnsi="Arial" w:cs="Arial"/>
          <w:szCs w:val="22"/>
          <w:lang w:val="es-BO"/>
        </w:rPr>
        <w:t xml:space="preserve">ndo </w:t>
      </w:r>
      <w:r w:rsidRPr="00A576F3">
        <w:rPr>
          <w:rFonts w:ascii="Arial" w:hAnsi="Arial" w:cs="Arial"/>
          <w:szCs w:val="22"/>
          <w:lang w:val="es-BO"/>
        </w:rPr>
        <w:lastRenderedPageBreak/>
        <w:t xml:space="preserve">la búsqueda y categorización de </w:t>
      </w:r>
      <w:r>
        <w:rPr>
          <w:rFonts w:ascii="Arial" w:hAnsi="Arial" w:cs="Arial"/>
          <w:szCs w:val="22"/>
          <w:lang w:val="es-BO"/>
        </w:rPr>
        <w:t>las mismas</w:t>
      </w:r>
      <w:r w:rsidRPr="00A576F3">
        <w:rPr>
          <w:rFonts w:ascii="Arial" w:hAnsi="Arial" w:cs="Arial"/>
          <w:szCs w:val="22"/>
          <w:lang w:val="es-BO"/>
        </w:rPr>
        <w:t>,</w:t>
      </w:r>
      <w:r>
        <w:rPr>
          <w:rFonts w:ascii="Arial" w:hAnsi="Arial" w:cs="Arial"/>
          <w:szCs w:val="22"/>
          <w:lang w:val="es-BO"/>
        </w:rPr>
        <w:t xml:space="preserve"> promoviendo </w:t>
      </w:r>
      <w:r w:rsidRPr="00A576F3">
        <w:rPr>
          <w:rFonts w:ascii="Arial" w:hAnsi="Arial" w:cs="Arial"/>
          <w:szCs w:val="22"/>
          <w:lang w:val="es-BO"/>
        </w:rPr>
        <w:t xml:space="preserve">la comunicación </w:t>
      </w:r>
      <w:r>
        <w:rPr>
          <w:rFonts w:ascii="Arial" w:hAnsi="Arial" w:cs="Arial"/>
          <w:szCs w:val="22"/>
          <w:lang w:val="es-BO"/>
        </w:rPr>
        <w:t xml:space="preserve">y cooperación </w:t>
      </w:r>
      <w:r w:rsidRPr="00A576F3">
        <w:rPr>
          <w:rFonts w:ascii="Arial" w:hAnsi="Arial" w:cs="Arial"/>
          <w:szCs w:val="22"/>
          <w:lang w:val="es-BO"/>
        </w:rPr>
        <w:t xml:space="preserve">entre </w:t>
      </w:r>
      <w:r>
        <w:rPr>
          <w:rFonts w:ascii="Arial" w:hAnsi="Arial" w:cs="Arial"/>
          <w:szCs w:val="22"/>
          <w:lang w:val="es-BO"/>
        </w:rPr>
        <w:t>los actores del proceso.</w:t>
      </w:r>
    </w:p>
    <w:bookmarkEnd w:id="6"/>
    <w:p w14:paraId="15BFF2FE" w14:textId="142627D3" w:rsidR="00B71271" w:rsidRPr="00A576F3" w:rsidRDefault="006C251A" w:rsidP="0005402C">
      <w:pPr>
        <w:spacing w:before="240"/>
        <w:jc w:val="both"/>
        <w:rPr>
          <w:rFonts w:ascii="Arial" w:hAnsi="Arial" w:cs="Arial"/>
          <w:szCs w:val="22"/>
          <w:lang w:val="es-BO"/>
        </w:rPr>
      </w:pPr>
      <w:r>
        <w:rPr>
          <w:rFonts w:ascii="Arial" w:hAnsi="Arial" w:cs="Arial"/>
          <w:szCs w:val="22"/>
          <w:lang w:val="es-BO"/>
        </w:rPr>
        <w:t>Para conseguir dicho objetivo de la investigación se basa en las siguientes</w:t>
      </w:r>
      <w:r w:rsidR="00B71271" w:rsidRPr="00A576F3">
        <w:rPr>
          <w:rFonts w:ascii="Arial" w:hAnsi="Arial" w:cs="Arial"/>
          <w:szCs w:val="22"/>
          <w:lang w:val="es-BO"/>
        </w:rPr>
        <w:t xml:space="preserve"> </w:t>
      </w:r>
      <w:r w:rsidR="00B71271" w:rsidRPr="006C251A">
        <w:rPr>
          <w:rFonts w:ascii="Arial" w:hAnsi="Arial" w:cs="Arial"/>
          <w:b/>
          <w:bCs/>
          <w:szCs w:val="22"/>
          <w:lang w:val="es-BO"/>
        </w:rPr>
        <w:t>preguntas científicas</w:t>
      </w:r>
      <w:r w:rsidR="00B71271" w:rsidRPr="00A576F3">
        <w:rPr>
          <w:rFonts w:ascii="Arial" w:hAnsi="Arial" w:cs="Arial"/>
          <w:szCs w:val="22"/>
          <w:lang w:val="es-BO"/>
        </w:rPr>
        <w:t>:</w:t>
      </w:r>
    </w:p>
    <w:p w14:paraId="7FD9B4A4" w14:textId="77777777" w:rsidR="00B71271" w:rsidRPr="00A576F3" w:rsidRDefault="00B71271" w:rsidP="0005402C">
      <w:pPr>
        <w:numPr>
          <w:ilvl w:val="0"/>
          <w:numId w:val="11"/>
        </w:numPr>
        <w:tabs>
          <w:tab w:val="clear" w:pos="425"/>
          <w:tab w:val="left" w:pos="0"/>
        </w:tabs>
        <w:spacing w:before="240"/>
        <w:ind w:left="0" w:firstLine="0"/>
        <w:jc w:val="both"/>
        <w:rPr>
          <w:rFonts w:ascii="Arial" w:hAnsi="Arial" w:cs="Arial"/>
          <w:szCs w:val="22"/>
          <w:lang w:val="es-BO"/>
        </w:rPr>
      </w:pPr>
      <w:r w:rsidRPr="00A576F3">
        <w:rPr>
          <w:rFonts w:ascii="Arial" w:hAnsi="Arial" w:cs="Arial"/>
          <w:szCs w:val="22"/>
          <w:lang w:val="es-BO"/>
        </w:rPr>
        <w:t xml:space="preserve">¿Cuál es la situación actual de la gestión de convocatorias en la Universidad Autónoma Tomás Frías, incluyendo sus procesos, herramientas utilizadas y el manejo de </w:t>
      </w:r>
      <w:r>
        <w:rPr>
          <w:rFonts w:ascii="Arial" w:hAnsi="Arial" w:cs="Arial"/>
          <w:szCs w:val="22"/>
          <w:lang w:val="es-BO"/>
        </w:rPr>
        <w:t>é</w:t>
      </w:r>
      <w:r w:rsidRPr="00A576F3">
        <w:rPr>
          <w:rFonts w:ascii="Arial" w:hAnsi="Arial" w:cs="Arial"/>
          <w:szCs w:val="22"/>
          <w:lang w:val="es-BO"/>
        </w:rPr>
        <w:t>stas?</w:t>
      </w:r>
    </w:p>
    <w:p w14:paraId="5DF3E486" w14:textId="77777777" w:rsidR="00B71271" w:rsidRPr="00A576F3" w:rsidRDefault="00B71271" w:rsidP="0005402C">
      <w:pPr>
        <w:numPr>
          <w:ilvl w:val="0"/>
          <w:numId w:val="11"/>
        </w:numPr>
        <w:tabs>
          <w:tab w:val="clear" w:pos="425"/>
          <w:tab w:val="left" w:pos="0"/>
        </w:tabs>
        <w:spacing w:before="240"/>
        <w:ind w:left="0" w:firstLine="0"/>
        <w:jc w:val="both"/>
        <w:rPr>
          <w:rFonts w:ascii="Arial" w:hAnsi="Arial" w:cs="Arial"/>
          <w:szCs w:val="22"/>
          <w:lang w:val="es-BO"/>
        </w:rPr>
      </w:pPr>
      <w:r w:rsidRPr="00A576F3">
        <w:rPr>
          <w:rFonts w:ascii="Arial" w:hAnsi="Arial" w:cs="Arial"/>
          <w:szCs w:val="22"/>
          <w:lang w:val="es-BO"/>
        </w:rPr>
        <w:t xml:space="preserve">¿Cuáles son las estrategias y acciones que se deben realizar para planificar, diseñar e implementar con éxito la </w:t>
      </w:r>
      <w:r>
        <w:rPr>
          <w:rFonts w:ascii="Arial" w:hAnsi="Arial" w:cs="Arial"/>
          <w:szCs w:val="22"/>
          <w:lang w:val="es-BO"/>
        </w:rPr>
        <w:t xml:space="preserve">aplicación web </w:t>
      </w:r>
      <w:r w:rsidRPr="00A576F3">
        <w:rPr>
          <w:rFonts w:ascii="Arial" w:hAnsi="Arial" w:cs="Arial"/>
          <w:szCs w:val="22"/>
          <w:lang w:val="es-BO"/>
        </w:rPr>
        <w:t>de gestión de convocatorias, teniendo en cuenta las necesidades de la universidad?</w:t>
      </w:r>
    </w:p>
    <w:p w14:paraId="17889881" w14:textId="77777777" w:rsidR="00DA77E2" w:rsidRPr="00DA77E2" w:rsidRDefault="00B71271" w:rsidP="0005402C">
      <w:pPr>
        <w:numPr>
          <w:ilvl w:val="0"/>
          <w:numId w:val="11"/>
        </w:numPr>
        <w:tabs>
          <w:tab w:val="clear" w:pos="425"/>
          <w:tab w:val="left" w:pos="0"/>
        </w:tabs>
        <w:spacing w:before="240"/>
        <w:ind w:left="0" w:firstLine="0"/>
        <w:jc w:val="both"/>
        <w:rPr>
          <w:rFonts w:ascii="Arial" w:hAnsi="Arial" w:cs="Arial"/>
          <w:lang w:val="es-BO"/>
        </w:rPr>
      </w:pPr>
      <w:r w:rsidRPr="00A576F3">
        <w:rPr>
          <w:rFonts w:ascii="Arial" w:hAnsi="Arial" w:cs="Arial"/>
          <w:szCs w:val="22"/>
          <w:lang w:val="es-BO"/>
        </w:rPr>
        <w:t xml:space="preserve">¿Qué medidas de seguridad pueden ser implementadas para garantizar la eficacia y el funcionamiento de la </w:t>
      </w:r>
      <w:r>
        <w:rPr>
          <w:rFonts w:ascii="Arial" w:hAnsi="Arial" w:cs="Arial"/>
          <w:szCs w:val="22"/>
          <w:lang w:val="es-BO"/>
        </w:rPr>
        <w:t xml:space="preserve">aplicación </w:t>
      </w:r>
      <w:r w:rsidRPr="00A576F3">
        <w:rPr>
          <w:rFonts w:ascii="Arial" w:hAnsi="Arial" w:cs="Arial"/>
          <w:szCs w:val="22"/>
          <w:lang w:val="es-BO"/>
        </w:rPr>
        <w:t>web de gestión de convocatorias, considerando los posibles riesgos?</w:t>
      </w:r>
    </w:p>
    <w:p w14:paraId="6C4DA253" w14:textId="6C97D30D" w:rsidR="00B71271" w:rsidRPr="00C0433B" w:rsidRDefault="00223EA3" w:rsidP="0005402C">
      <w:pPr>
        <w:tabs>
          <w:tab w:val="left" w:pos="0"/>
        </w:tabs>
        <w:spacing w:before="240"/>
        <w:ind w:left="708" w:hanging="708"/>
        <w:jc w:val="both"/>
        <w:rPr>
          <w:rFonts w:ascii="Arial" w:hAnsi="Arial" w:cs="Arial"/>
          <w:lang w:val="es-BO"/>
        </w:rPr>
      </w:pPr>
      <w:r>
        <w:rPr>
          <w:rFonts w:ascii="Arial" w:hAnsi="Arial" w:cs="Arial"/>
          <w:lang w:val="es-BO"/>
        </w:rPr>
        <w:t xml:space="preserve">En vista a las Interrogantes se propone las siguientes </w:t>
      </w:r>
      <w:r w:rsidRPr="00223EA3">
        <w:rPr>
          <w:rFonts w:ascii="Arial" w:hAnsi="Arial" w:cs="Arial"/>
          <w:b/>
          <w:bCs/>
          <w:lang w:val="es-BO"/>
        </w:rPr>
        <w:t>t</w:t>
      </w:r>
      <w:r w:rsidR="00B71271" w:rsidRPr="00223EA3">
        <w:rPr>
          <w:rFonts w:ascii="Arial" w:hAnsi="Arial" w:cs="Arial"/>
          <w:b/>
          <w:bCs/>
          <w:lang w:val="es-BO"/>
        </w:rPr>
        <w:t>areas</w:t>
      </w:r>
      <w:r w:rsidRPr="00223EA3">
        <w:rPr>
          <w:rFonts w:ascii="Arial" w:hAnsi="Arial" w:cs="Arial"/>
          <w:b/>
          <w:bCs/>
          <w:lang w:val="es-BO"/>
        </w:rPr>
        <w:t xml:space="preserve"> de investigación</w:t>
      </w:r>
      <w:r w:rsidR="00B71271">
        <w:rPr>
          <w:rFonts w:ascii="Arial" w:hAnsi="Arial" w:cs="Arial"/>
          <w:lang w:val="es-BO"/>
        </w:rPr>
        <w:t>:</w:t>
      </w:r>
    </w:p>
    <w:p w14:paraId="79593B4A" w14:textId="77777777" w:rsidR="00B71271" w:rsidRPr="00B55631" w:rsidRDefault="00B71271" w:rsidP="0005402C">
      <w:pPr>
        <w:numPr>
          <w:ilvl w:val="0"/>
          <w:numId w:val="26"/>
        </w:numPr>
        <w:tabs>
          <w:tab w:val="left" w:pos="420"/>
        </w:tabs>
        <w:spacing w:before="240"/>
        <w:jc w:val="both"/>
        <w:rPr>
          <w:rFonts w:ascii="Arial" w:hAnsi="Arial" w:cs="Arial"/>
          <w:szCs w:val="22"/>
          <w:lang w:val="es-BO"/>
        </w:rPr>
      </w:pPr>
      <w:r w:rsidRPr="00A576F3">
        <w:rPr>
          <w:rFonts w:ascii="Arial" w:hAnsi="Arial" w:cs="Arial"/>
          <w:szCs w:val="22"/>
          <w:lang w:val="es-BO"/>
        </w:rPr>
        <w:t>Elaboración del marco de referencia con una revisión de la literatura académica relacionada con la gestión de convocatorias en el ámbito universitario, centrándose en la optimización de procesos administrativos y la mejora de verificación en la información</w:t>
      </w:r>
      <w:r>
        <w:rPr>
          <w:rFonts w:ascii="Arial" w:hAnsi="Arial" w:cs="Arial"/>
          <w:szCs w:val="22"/>
          <w:lang w:val="es-BO"/>
        </w:rPr>
        <w:t xml:space="preserve">, mediante la búsqueda de </w:t>
      </w:r>
      <w:r w:rsidRPr="00A576F3">
        <w:rPr>
          <w:rFonts w:ascii="Arial" w:hAnsi="Arial" w:cs="Arial"/>
          <w:szCs w:val="22"/>
          <w:lang w:val="es-BO"/>
        </w:rPr>
        <w:t xml:space="preserve">estudios, libros y artículos relevantes que aborden temas como </w:t>
      </w:r>
      <w:r>
        <w:rPr>
          <w:rFonts w:ascii="Arial" w:hAnsi="Arial" w:cs="Arial"/>
          <w:szCs w:val="22"/>
          <w:lang w:val="es-BO"/>
        </w:rPr>
        <w:t>aplicaciones</w:t>
      </w:r>
      <w:r w:rsidRPr="00A576F3">
        <w:rPr>
          <w:rFonts w:ascii="Arial" w:hAnsi="Arial" w:cs="Arial"/>
          <w:szCs w:val="22"/>
          <w:lang w:val="es-BO"/>
        </w:rPr>
        <w:t xml:space="preserve"> de gestión.</w:t>
      </w:r>
    </w:p>
    <w:p w14:paraId="6F4490DF" w14:textId="77777777" w:rsidR="00B71271" w:rsidRDefault="00B71271" w:rsidP="0005402C">
      <w:pPr>
        <w:numPr>
          <w:ilvl w:val="0"/>
          <w:numId w:val="26"/>
        </w:numPr>
        <w:tabs>
          <w:tab w:val="left" w:pos="420"/>
        </w:tabs>
        <w:spacing w:before="240"/>
        <w:jc w:val="both"/>
        <w:rPr>
          <w:rFonts w:ascii="Arial" w:hAnsi="Arial" w:cs="Arial"/>
          <w:szCs w:val="22"/>
          <w:lang w:val="es-BO"/>
        </w:rPr>
      </w:pPr>
      <w:r w:rsidRPr="00A576F3">
        <w:rPr>
          <w:rFonts w:ascii="Arial" w:hAnsi="Arial" w:cs="Arial"/>
          <w:szCs w:val="22"/>
          <w:lang w:val="es-BO"/>
        </w:rPr>
        <w:t>Realiza</w:t>
      </w:r>
      <w:r>
        <w:rPr>
          <w:rFonts w:ascii="Arial" w:hAnsi="Arial" w:cs="Arial"/>
          <w:szCs w:val="22"/>
          <w:lang w:val="es-BO"/>
        </w:rPr>
        <w:t>r</w:t>
      </w:r>
      <w:r w:rsidRPr="00A576F3">
        <w:rPr>
          <w:rFonts w:ascii="Arial" w:hAnsi="Arial" w:cs="Arial"/>
          <w:szCs w:val="22"/>
          <w:lang w:val="es-BO"/>
        </w:rPr>
        <w:t xml:space="preserve"> un diagnóstico que permita determinar la situación actual de los procesos</w:t>
      </w:r>
      <w:r>
        <w:rPr>
          <w:rFonts w:ascii="Arial" w:hAnsi="Arial" w:cs="Arial"/>
          <w:szCs w:val="22"/>
          <w:lang w:val="es-BO"/>
        </w:rPr>
        <w:t xml:space="preserve"> de una convocatoria, que </w:t>
      </w:r>
      <w:r w:rsidRPr="00A576F3">
        <w:rPr>
          <w:rFonts w:ascii="Arial" w:hAnsi="Arial" w:cs="Arial"/>
          <w:szCs w:val="22"/>
          <w:lang w:val="es-BO"/>
        </w:rPr>
        <w:t xml:space="preserve">se </w:t>
      </w:r>
      <w:r>
        <w:rPr>
          <w:rFonts w:ascii="Arial" w:hAnsi="Arial" w:cs="Arial"/>
          <w:szCs w:val="22"/>
          <w:lang w:val="es-BO"/>
        </w:rPr>
        <w:t xml:space="preserve">inicia con la </w:t>
      </w:r>
      <w:r w:rsidRPr="00A576F3">
        <w:rPr>
          <w:rFonts w:ascii="Arial" w:hAnsi="Arial" w:cs="Arial"/>
          <w:szCs w:val="22"/>
          <w:lang w:val="es-BO"/>
        </w:rPr>
        <w:t>creación, almacenamiento</w:t>
      </w:r>
      <w:r>
        <w:rPr>
          <w:rFonts w:ascii="Arial" w:hAnsi="Arial" w:cs="Arial"/>
          <w:szCs w:val="22"/>
          <w:lang w:val="es-BO"/>
        </w:rPr>
        <w:t xml:space="preserve">, </w:t>
      </w:r>
      <w:r w:rsidRPr="00A576F3">
        <w:rPr>
          <w:rFonts w:ascii="Arial" w:hAnsi="Arial" w:cs="Arial"/>
          <w:szCs w:val="22"/>
          <w:lang w:val="es-BO"/>
        </w:rPr>
        <w:t xml:space="preserve">verificación </w:t>
      </w:r>
      <w:r>
        <w:rPr>
          <w:rFonts w:ascii="Arial" w:hAnsi="Arial" w:cs="Arial"/>
          <w:szCs w:val="22"/>
          <w:lang w:val="es-BO"/>
        </w:rPr>
        <w:t xml:space="preserve">y finalmente el archivado del documento, mediante el uso de métodos y técnicas de </w:t>
      </w:r>
      <w:r w:rsidRPr="00A576F3">
        <w:rPr>
          <w:rFonts w:ascii="Arial" w:hAnsi="Arial" w:cs="Arial"/>
          <w:szCs w:val="22"/>
          <w:lang w:val="es-BO"/>
        </w:rPr>
        <w:t xml:space="preserve">recolección de información </w:t>
      </w:r>
      <w:r>
        <w:rPr>
          <w:rFonts w:ascii="Arial" w:hAnsi="Arial" w:cs="Arial"/>
          <w:szCs w:val="22"/>
          <w:lang w:val="es-BO"/>
        </w:rPr>
        <w:t>como la observación y la entrevista</w:t>
      </w:r>
      <w:r w:rsidRPr="00A576F3">
        <w:rPr>
          <w:rFonts w:ascii="Arial" w:hAnsi="Arial" w:cs="Arial"/>
          <w:szCs w:val="22"/>
          <w:lang w:val="es-BO"/>
        </w:rPr>
        <w:t>.</w:t>
      </w:r>
    </w:p>
    <w:p w14:paraId="3476B91E" w14:textId="77777777" w:rsidR="00B71271" w:rsidRDefault="00B71271" w:rsidP="0005402C">
      <w:pPr>
        <w:numPr>
          <w:ilvl w:val="0"/>
          <w:numId w:val="26"/>
        </w:numPr>
        <w:tabs>
          <w:tab w:val="left" w:pos="420"/>
        </w:tabs>
        <w:spacing w:before="240"/>
        <w:jc w:val="both"/>
        <w:rPr>
          <w:rFonts w:ascii="Arial" w:hAnsi="Arial" w:cs="Arial"/>
          <w:szCs w:val="22"/>
          <w:lang w:val="es-BO"/>
        </w:rPr>
      </w:pPr>
      <w:r>
        <w:rPr>
          <w:rFonts w:ascii="Arial" w:hAnsi="Arial" w:cs="Arial"/>
          <w:szCs w:val="22"/>
          <w:lang w:val="es-BO"/>
        </w:rPr>
        <w:lastRenderedPageBreak/>
        <w:t>Relevamiento de requerimientos funcionales sobre la correcta edición de documentos con formatos predeterminados para cada convocatoria mediante una plantilla, las funciones de firma necesarias para la presentación, además de la revisión y evaluación de la convocatoria (resolución, dictamen), finalmente notificaciones y formas de comunicación relacionadas con la convocatoria, estos elementos formaran parte del Product Backlog.</w:t>
      </w:r>
    </w:p>
    <w:p w14:paraId="49A88259" w14:textId="77777777" w:rsidR="00B71271" w:rsidRPr="00F97320" w:rsidRDefault="00B71271" w:rsidP="0005402C">
      <w:pPr>
        <w:numPr>
          <w:ilvl w:val="0"/>
          <w:numId w:val="26"/>
        </w:numPr>
        <w:tabs>
          <w:tab w:val="left" w:pos="420"/>
        </w:tabs>
        <w:spacing w:before="240"/>
        <w:jc w:val="both"/>
        <w:rPr>
          <w:rFonts w:ascii="Arial" w:hAnsi="Arial" w:cs="Arial"/>
          <w:szCs w:val="22"/>
          <w:lang w:val="es-BO"/>
        </w:rPr>
      </w:pPr>
      <w:r>
        <w:rPr>
          <w:rFonts w:ascii="Arial" w:hAnsi="Arial" w:cs="Arial"/>
          <w:szCs w:val="22"/>
          <w:lang w:val="es-BO"/>
        </w:rPr>
        <w:t xml:space="preserve">Desarrollo </w:t>
      </w:r>
      <w:r w:rsidRPr="00A576F3">
        <w:rPr>
          <w:rFonts w:ascii="Arial" w:hAnsi="Arial" w:cs="Arial"/>
          <w:szCs w:val="22"/>
          <w:lang w:val="es-BO"/>
        </w:rPr>
        <w:t xml:space="preserve">de </w:t>
      </w:r>
      <w:r>
        <w:rPr>
          <w:rFonts w:ascii="Arial" w:hAnsi="Arial" w:cs="Arial"/>
          <w:szCs w:val="22"/>
          <w:lang w:val="es-BO"/>
        </w:rPr>
        <w:t xml:space="preserve">la Aplicación Web </w:t>
      </w:r>
      <w:r w:rsidRPr="00A576F3">
        <w:rPr>
          <w:rFonts w:ascii="Arial" w:hAnsi="Arial" w:cs="Arial"/>
          <w:szCs w:val="22"/>
          <w:lang w:val="es-BO"/>
        </w:rPr>
        <w:t xml:space="preserve">mediante el uso de herramientas como JavaScript, Bootstrap, el framework React, Nodejs como un entorno de ejecución al JavaScript, PostgreSQL como </w:t>
      </w:r>
      <w:r>
        <w:rPr>
          <w:rFonts w:ascii="Arial" w:hAnsi="Arial" w:cs="Arial"/>
          <w:szCs w:val="22"/>
          <w:lang w:val="es-BO"/>
        </w:rPr>
        <w:t xml:space="preserve">Gestor de </w:t>
      </w:r>
      <w:r w:rsidRPr="00A576F3">
        <w:rPr>
          <w:rFonts w:ascii="Arial" w:hAnsi="Arial" w:cs="Arial"/>
          <w:szCs w:val="22"/>
          <w:lang w:val="es-BO"/>
        </w:rPr>
        <w:t>Base de datos</w:t>
      </w:r>
      <w:r>
        <w:rPr>
          <w:rFonts w:ascii="Arial" w:hAnsi="Arial" w:cs="Arial"/>
          <w:szCs w:val="22"/>
          <w:lang w:val="es-BO"/>
        </w:rPr>
        <w:t>,</w:t>
      </w:r>
      <w:r w:rsidRPr="00A576F3">
        <w:rPr>
          <w:rFonts w:ascii="Arial" w:hAnsi="Arial" w:cs="Arial"/>
          <w:szCs w:val="22"/>
          <w:lang w:val="es-BO"/>
        </w:rPr>
        <w:t xml:space="preserve"> Visual Studio Code como editor de código y Docker como contenedor en el proceso de desarrollo</w:t>
      </w:r>
      <w:r>
        <w:rPr>
          <w:rFonts w:ascii="Arial" w:hAnsi="Arial" w:cs="Arial"/>
          <w:szCs w:val="22"/>
          <w:lang w:val="es-BO"/>
        </w:rPr>
        <w:t>. E</w:t>
      </w:r>
      <w:r w:rsidRPr="00A576F3">
        <w:rPr>
          <w:rFonts w:ascii="Arial" w:hAnsi="Arial" w:cs="Arial"/>
          <w:szCs w:val="22"/>
          <w:lang w:val="es-BO"/>
        </w:rPr>
        <w:t xml:space="preserve">stas tecnologías permitirán la creación de una </w:t>
      </w:r>
      <w:r>
        <w:rPr>
          <w:rFonts w:ascii="Arial" w:hAnsi="Arial" w:cs="Arial"/>
          <w:szCs w:val="22"/>
          <w:lang w:val="es-BO"/>
        </w:rPr>
        <w:t xml:space="preserve">aplicación Web </w:t>
      </w:r>
      <w:r w:rsidRPr="00A576F3">
        <w:rPr>
          <w:rFonts w:ascii="Arial" w:hAnsi="Arial" w:cs="Arial"/>
          <w:szCs w:val="22"/>
          <w:lang w:val="es-BO"/>
        </w:rPr>
        <w:t>robusta y escalable que cumpla con los requisitos funcionales definidos.</w:t>
      </w:r>
      <w:r w:rsidRPr="00A576F3">
        <w:rPr>
          <w:rStyle w:val="Refdecomentario"/>
          <w:rFonts w:ascii="Arial" w:hAnsi="Arial" w:cs="Arial"/>
          <w:sz w:val="22"/>
          <w:szCs w:val="22"/>
          <w:lang w:val="es-BO"/>
        </w:rPr>
        <w:t xml:space="preserve"> </w:t>
      </w:r>
    </w:p>
    <w:p w14:paraId="609D70FD" w14:textId="77777777" w:rsidR="00B71271" w:rsidRDefault="00B71271" w:rsidP="0005402C">
      <w:pPr>
        <w:numPr>
          <w:ilvl w:val="0"/>
          <w:numId w:val="26"/>
        </w:numPr>
        <w:tabs>
          <w:tab w:val="left" w:pos="420"/>
        </w:tabs>
        <w:spacing w:before="240"/>
        <w:jc w:val="both"/>
        <w:rPr>
          <w:rFonts w:ascii="Arial" w:hAnsi="Arial" w:cs="Arial"/>
          <w:szCs w:val="22"/>
          <w:lang w:val="es-BO"/>
        </w:rPr>
      </w:pPr>
      <w:r w:rsidRPr="00A576F3">
        <w:rPr>
          <w:rFonts w:ascii="Arial" w:hAnsi="Arial" w:cs="Arial"/>
          <w:szCs w:val="22"/>
          <w:lang w:val="es-BO"/>
        </w:rPr>
        <w:t xml:space="preserve">Realización de pruebas de aceptación realizadas por los usuarios, que son fundamentales para garantizar la aprobación del funcionamiento de la </w:t>
      </w:r>
      <w:r>
        <w:rPr>
          <w:rFonts w:ascii="Arial" w:hAnsi="Arial" w:cs="Arial"/>
          <w:szCs w:val="22"/>
          <w:lang w:val="es-BO"/>
        </w:rPr>
        <w:t>aplicación</w:t>
      </w:r>
      <w:r w:rsidRPr="00A576F3">
        <w:rPr>
          <w:rFonts w:ascii="Arial" w:hAnsi="Arial" w:cs="Arial"/>
          <w:szCs w:val="22"/>
          <w:lang w:val="es-BO"/>
        </w:rPr>
        <w:t>, se llevan a cabo otras actividades de validación</w:t>
      </w:r>
      <w:r>
        <w:rPr>
          <w:rFonts w:ascii="Arial" w:hAnsi="Arial" w:cs="Arial"/>
          <w:szCs w:val="22"/>
          <w:lang w:val="es-BO"/>
        </w:rPr>
        <w:t xml:space="preserve">, estas </w:t>
      </w:r>
      <w:r w:rsidRPr="00A576F3">
        <w:rPr>
          <w:rFonts w:ascii="Arial" w:hAnsi="Arial" w:cs="Arial"/>
          <w:szCs w:val="22"/>
          <w:lang w:val="es-BO"/>
        </w:rPr>
        <w:t>incluyen pruebas de funcionalidad, validación, rendimiento aceptación y seguridad, así como revisiones técnicas y auditorías para asegurar la calidad y robuste</w:t>
      </w:r>
      <w:r>
        <w:rPr>
          <w:rFonts w:ascii="Arial" w:hAnsi="Arial" w:cs="Arial"/>
          <w:szCs w:val="22"/>
          <w:lang w:val="es-BO"/>
        </w:rPr>
        <w:t>z</w:t>
      </w:r>
      <w:r w:rsidRPr="00A576F3">
        <w:rPr>
          <w:rFonts w:ascii="Arial" w:hAnsi="Arial" w:cs="Arial"/>
          <w:szCs w:val="22"/>
          <w:lang w:val="es-BO"/>
        </w:rPr>
        <w:t>.</w:t>
      </w:r>
    </w:p>
    <w:p w14:paraId="2EAB0979" w14:textId="3AC1AD98"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Se aplicar</w:t>
      </w:r>
      <w:r w:rsidR="00F66BF3">
        <w:rPr>
          <w:rFonts w:ascii="Arial" w:hAnsi="Arial" w:cs="Arial"/>
          <w:szCs w:val="22"/>
          <w:lang w:val="es-BO"/>
        </w:rPr>
        <w:t>o</w:t>
      </w:r>
      <w:r w:rsidRPr="00A576F3">
        <w:rPr>
          <w:rFonts w:ascii="Arial" w:hAnsi="Arial" w:cs="Arial"/>
          <w:szCs w:val="22"/>
          <w:lang w:val="es-BO"/>
        </w:rPr>
        <w:t xml:space="preserve">n </w:t>
      </w:r>
      <w:r w:rsidRPr="002C153D">
        <w:rPr>
          <w:rFonts w:ascii="Arial" w:hAnsi="Arial" w:cs="Arial"/>
          <w:b/>
          <w:bCs/>
          <w:szCs w:val="22"/>
          <w:lang w:val="es-BO"/>
        </w:rPr>
        <w:t>métodos</w:t>
      </w:r>
      <w:r w:rsidRPr="00A576F3">
        <w:rPr>
          <w:rFonts w:ascii="Arial" w:hAnsi="Arial" w:cs="Arial"/>
          <w:szCs w:val="22"/>
          <w:lang w:val="es-BO"/>
        </w:rPr>
        <w:t xml:space="preserve"> </w:t>
      </w:r>
      <w:r w:rsidRPr="002C153D">
        <w:rPr>
          <w:rFonts w:ascii="Arial" w:hAnsi="Arial" w:cs="Arial"/>
          <w:b/>
          <w:bCs/>
          <w:szCs w:val="22"/>
          <w:lang w:val="es-BO"/>
        </w:rPr>
        <w:t>y técnicas</w:t>
      </w:r>
      <w:r w:rsidRPr="00A576F3">
        <w:rPr>
          <w:rFonts w:ascii="Arial" w:hAnsi="Arial" w:cs="Arial"/>
          <w:szCs w:val="22"/>
          <w:lang w:val="es-BO"/>
        </w:rPr>
        <w:t xml:space="preserve"> en el trabajo de investigación para alcanzar el objetivo y brindar una solución al problema planteado. Los métodos científicos consist</w:t>
      </w:r>
      <w:r w:rsidR="00F66BF3">
        <w:rPr>
          <w:rFonts w:ascii="Arial" w:hAnsi="Arial" w:cs="Arial"/>
          <w:szCs w:val="22"/>
          <w:lang w:val="es-BO"/>
        </w:rPr>
        <w:t xml:space="preserve">en </w:t>
      </w:r>
      <w:r w:rsidRPr="00A576F3">
        <w:rPr>
          <w:rFonts w:ascii="Arial" w:hAnsi="Arial" w:cs="Arial"/>
          <w:szCs w:val="22"/>
          <w:lang w:val="es-BO"/>
        </w:rPr>
        <w:t>en los procedimientos destinados a descubrir las condiciones en las que se presenta en los hechos específicos del problema, caracterizados por ser verificables y de razonamiento riguroso.</w:t>
      </w:r>
    </w:p>
    <w:p w14:paraId="729730E9" w14:textId="6DCDDDCD"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 xml:space="preserve">Los </w:t>
      </w:r>
      <w:r w:rsidRPr="00A576F3">
        <w:rPr>
          <w:rFonts w:ascii="Arial" w:hAnsi="Arial" w:cs="Arial"/>
          <w:b/>
          <w:bCs/>
          <w:szCs w:val="22"/>
          <w:lang w:val="es-BO"/>
        </w:rPr>
        <w:t xml:space="preserve">métodos teóricos </w:t>
      </w:r>
      <w:r w:rsidRPr="00A576F3">
        <w:rPr>
          <w:rFonts w:ascii="Arial" w:hAnsi="Arial" w:cs="Arial"/>
          <w:szCs w:val="22"/>
          <w:lang w:val="es-BO"/>
        </w:rPr>
        <w:t xml:space="preserve">para este proyecto </w:t>
      </w:r>
      <w:r w:rsidR="00F66BF3">
        <w:rPr>
          <w:rFonts w:ascii="Arial" w:hAnsi="Arial" w:cs="Arial"/>
          <w:szCs w:val="22"/>
          <w:lang w:val="es-BO"/>
        </w:rPr>
        <w:t>fueron</w:t>
      </w:r>
      <w:r w:rsidRPr="00A576F3">
        <w:rPr>
          <w:rFonts w:ascii="Arial" w:hAnsi="Arial" w:cs="Arial"/>
          <w:szCs w:val="22"/>
          <w:lang w:val="es-BO"/>
        </w:rPr>
        <w:t>:</w:t>
      </w:r>
    </w:p>
    <w:p w14:paraId="2D3C3F33" w14:textId="3F266433" w:rsidR="00B71271" w:rsidRPr="00A576F3" w:rsidRDefault="00B71271" w:rsidP="0005402C">
      <w:pPr>
        <w:numPr>
          <w:ilvl w:val="0"/>
          <w:numId w:val="27"/>
        </w:numPr>
        <w:tabs>
          <w:tab w:val="left" w:pos="420"/>
        </w:tabs>
        <w:spacing w:before="240"/>
        <w:jc w:val="both"/>
        <w:rPr>
          <w:rFonts w:ascii="Arial" w:hAnsi="Arial" w:cs="Arial"/>
          <w:szCs w:val="22"/>
          <w:lang w:val="es-BO"/>
        </w:rPr>
      </w:pPr>
      <w:r w:rsidRPr="00A576F3">
        <w:rPr>
          <w:rFonts w:ascii="Arial" w:hAnsi="Arial" w:cs="Arial"/>
          <w:szCs w:val="22"/>
          <w:lang w:val="es-BO"/>
        </w:rPr>
        <w:lastRenderedPageBreak/>
        <w:t xml:space="preserve">En </w:t>
      </w:r>
      <w:r w:rsidRPr="002C153D">
        <w:rPr>
          <w:rFonts w:ascii="Arial" w:hAnsi="Arial" w:cs="Arial"/>
          <w:bCs/>
          <w:szCs w:val="22"/>
          <w:lang w:val="es-BO"/>
        </w:rPr>
        <w:t>análisis y síntesis</w:t>
      </w:r>
      <w:r w:rsidRPr="00A576F3">
        <w:rPr>
          <w:rFonts w:ascii="Arial" w:hAnsi="Arial" w:cs="Arial"/>
          <w:szCs w:val="22"/>
          <w:lang w:val="es-BO"/>
        </w:rPr>
        <w:t xml:space="preserve">, que </w:t>
      </w:r>
      <w:r w:rsidR="00D26CBE" w:rsidRPr="00A576F3">
        <w:rPr>
          <w:rFonts w:ascii="Arial" w:hAnsi="Arial" w:cs="Arial"/>
          <w:szCs w:val="22"/>
          <w:lang w:val="es-BO"/>
        </w:rPr>
        <w:t>permiti</w:t>
      </w:r>
      <w:r w:rsidR="00D26CBE">
        <w:rPr>
          <w:rFonts w:ascii="Arial" w:hAnsi="Arial" w:cs="Arial"/>
          <w:szCs w:val="22"/>
          <w:lang w:val="es-BO"/>
        </w:rPr>
        <w:t>ó</w:t>
      </w:r>
      <w:r w:rsidRPr="00A576F3">
        <w:rPr>
          <w:rFonts w:ascii="Arial" w:hAnsi="Arial" w:cs="Arial"/>
          <w:szCs w:val="22"/>
          <w:lang w:val="es-BO"/>
        </w:rPr>
        <w:t xml:space="preserve"> estudiar los hechos mediante la descomposición del objeto de estudio en este caso la gestión de convocatorias </w:t>
      </w:r>
      <w:r>
        <w:rPr>
          <w:rFonts w:ascii="Arial" w:hAnsi="Arial" w:cs="Arial"/>
          <w:szCs w:val="22"/>
          <w:lang w:val="es-BO"/>
        </w:rPr>
        <w:t xml:space="preserve">para contratación de docentes </w:t>
      </w:r>
      <w:r w:rsidRPr="00A576F3">
        <w:rPr>
          <w:rFonts w:ascii="Arial" w:hAnsi="Arial" w:cs="Arial"/>
          <w:szCs w:val="22"/>
          <w:lang w:val="es-BO"/>
        </w:rPr>
        <w:t xml:space="preserve">en la Universidad Autónoma </w:t>
      </w:r>
      <w:r>
        <w:rPr>
          <w:rFonts w:ascii="Arial" w:hAnsi="Arial" w:cs="Arial"/>
          <w:szCs w:val="22"/>
          <w:lang w:val="es-BO"/>
        </w:rPr>
        <w:t>T</w:t>
      </w:r>
      <w:r w:rsidRPr="00A576F3">
        <w:rPr>
          <w:rFonts w:ascii="Arial" w:hAnsi="Arial" w:cs="Arial"/>
          <w:szCs w:val="22"/>
          <w:lang w:val="es-BO"/>
        </w:rPr>
        <w:t>om</w:t>
      </w:r>
      <w:r>
        <w:rPr>
          <w:rFonts w:ascii="Arial" w:hAnsi="Arial" w:cs="Arial"/>
          <w:szCs w:val="22"/>
          <w:lang w:val="es-BO"/>
        </w:rPr>
        <w:t>á</w:t>
      </w:r>
      <w:r w:rsidRPr="00A576F3">
        <w:rPr>
          <w:rFonts w:ascii="Arial" w:hAnsi="Arial" w:cs="Arial"/>
          <w:szCs w:val="22"/>
          <w:lang w:val="es-BO"/>
        </w:rPr>
        <w:t xml:space="preserve">s Frías, como </w:t>
      </w:r>
      <w:r>
        <w:rPr>
          <w:rFonts w:ascii="Arial" w:hAnsi="Arial" w:cs="Arial"/>
          <w:szCs w:val="22"/>
          <w:lang w:val="es-BO"/>
        </w:rPr>
        <w:t xml:space="preserve">ser </w:t>
      </w:r>
      <w:r w:rsidRPr="00A576F3">
        <w:rPr>
          <w:rFonts w:ascii="Arial" w:hAnsi="Arial" w:cs="Arial"/>
          <w:szCs w:val="22"/>
          <w:lang w:val="es-BO"/>
        </w:rPr>
        <w:t>la forma en que se comparten las convocatorias, el proceso de verificación y la interacción entre las diferentes áreas involucradas para ser estudiadas de forma individual (análisis)</w:t>
      </w:r>
      <w:r>
        <w:rPr>
          <w:rFonts w:ascii="Arial" w:hAnsi="Arial" w:cs="Arial"/>
          <w:szCs w:val="22"/>
          <w:lang w:val="es-BO"/>
        </w:rPr>
        <w:t>,</w:t>
      </w:r>
      <w:r w:rsidRPr="00A576F3">
        <w:rPr>
          <w:rFonts w:ascii="Arial" w:hAnsi="Arial" w:cs="Arial"/>
          <w:szCs w:val="22"/>
          <w:lang w:val="es-BO"/>
        </w:rPr>
        <w:t xml:space="preserve"> </w:t>
      </w:r>
      <w:r>
        <w:rPr>
          <w:rFonts w:ascii="Arial" w:hAnsi="Arial" w:cs="Arial"/>
          <w:szCs w:val="22"/>
          <w:lang w:val="es-BO"/>
        </w:rPr>
        <w:t>l</w:t>
      </w:r>
      <w:r w:rsidRPr="00A576F3">
        <w:rPr>
          <w:rFonts w:ascii="Arial" w:hAnsi="Arial" w:cs="Arial"/>
          <w:szCs w:val="22"/>
          <w:lang w:val="es-BO"/>
        </w:rPr>
        <w:t xml:space="preserve">uego de integrar los resultados del análisis para obtener una comprensión holística y completa de la </w:t>
      </w:r>
      <w:r>
        <w:rPr>
          <w:rFonts w:ascii="Arial" w:hAnsi="Arial" w:cs="Arial"/>
          <w:szCs w:val="22"/>
          <w:lang w:val="es-BO"/>
        </w:rPr>
        <w:t>aplicación</w:t>
      </w:r>
      <w:r w:rsidRPr="00A576F3">
        <w:rPr>
          <w:rFonts w:ascii="Arial" w:hAnsi="Arial" w:cs="Arial"/>
          <w:szCs w:val="22"/>
          <w:lang w:val="es-BO"/>
        </w:rPr>
        <w:t xml:space="preserve"> </w:t>
      </w:r>
      <w:r>
        <w:rPr>
          <w:rFonts w:ascii="Arial" w:hAnsi="Arial" w:cs="Arial"/>
          <w:szCs w:val="22"/>
          <w:lang w:val="es-BO"/>
        </w:rPr>
        <w:t xml:space="preserve">a ser </w:t>
      </w:r>
      <w:r w:rsidRPr="00A576F3">
        <w:rPr>
          <w:rFonts w:ascii="Arial" w:hAnsi="Arial" w:cs="Arial"/>
          <w:szCs w:val="22"/>
          <w:lang w:val="es-BO"/>
        </w:rPr>
        <w:t>creara</w:t>
      </w:r>
      <w:r>
        <w:rPr>
          <w:rFonts w:ascii="Arial" w:hAnsi="Arial" w:cs="Arial"/>
          <w:szCs w:val="22"/>
          <w:lang w:val="es-BO"/>
        </w:rPr>
        <w:t>,</w:t>
      </w:r>
      <w:r w:rsidRPr="00A576F3">
        <w:rPr>
          <w:rFonts w:ascii="Arial" w:hAnsi="Arial" w:cs="Arial"/>
          <w:szCs w:val="22"/>
          <w:lang w:val="es-BO"/>
        </w:rPr>
        <w:t xml:space="preserve"> </w:t>
      </w:r>
      <w:r>
        <w:rPr>
          <w:rFonts w:ascii="Arial" w:hAnsi="Arial" w:cs="Arial"/>
          <w:szCs w:val="22"/>
          <w:lang w:val="es-BO"/>
        </w:rPr>
        <w:t>e</w:t>
      </w:r>
      <w:r w:rsidRPr="00A576F3">
        <w:rPr>
          <w:rFonts w:ascii="Arial" w:hAnsi="Arial" w:cs="Arial"/>
          <w:szCs w:val="22"/>
          <w:lang w:val="es-BO"/>
        </w:rPr>
        <w:t>sto permitirá identificar los problemas claves y las ár</w:t>
      </w:r>
      <w:r>
        <w:rPr>
          <w:rFonts w:ascii="Arial" w:hAnsi="Arial" w:cs="Arial"/>
          <w:szCs w:val="22"/>
          <w:lang w:val="es-BO"/>
        </w:rPr>
        <w:t>e</w:t>
      </w:r>
      <w:r w:rsidRPr="00A576F3">
        <w:rPr>
          <w:rFonts w:ascii="Arial" w:hAnsi="Arial" w:cs="Arial"/>
          <w:szCs w:val="22"/>
          <w:lang w:val="es-BO"/>
        </w:rPr>
        <w:t>as de mejora en el proceso de gestión de convocatoria docentes (síntesis), (Bernal</w:t>
      </w:r>
      <w:r>
        <w:rPr>
          <w:rFonts w:ascii="Arial" w:hAnsi="Arial" w:cs="Arial"/>
          <w:szCs w:val="22"/>
          <w:lang w:val="es-BO"/>
        </w:rPr>
        <w:t xml:space="preserve">, </w:t>
      </w:r>
      <w:r w:rsidRPr="00A576F3">
        <w:rPr>
          <w:rFonts w:ascii="Arial" w:hAnsi="Arial" w:cs="Arial"/>
          <w:szCs w:val="22"/>
          <w:lang w:val="es-BO"/>
        </w:rPr>
        <w:t>2010).</w:t>
      </w:r>
    </w:p>
    <w:p w14:paraId="7B51585F" w14:textId="20D11327" w:rsidR="00B71271" w:rsidRPr="00A576F3" w:rsidRDefault="00B71271" w:rsidP="0005402C">
      <w:pPr>
        <w:numPr>
          <w:ilvl w:val="0"/>
          <w:numId w:val="27"/>
        </w:numPr>
        <w:tabs>
          <w:tab w:val="left" w:pos="420"/>
        </w:tabs>
        <w:spacing w:before="240"/>
        <w:jc w:val="both"/>
        <w:rPr>
          <w:rFonts w:ascii="Arial" w:hAnsi="Arial" w:cs="Arial"/>
          <w:szCs w:val="22"/>
          <w:lang w:val="es-BO"/>
        </w:rPr>
      </w:pPr>
      <w:r w:rsidRPr="00A576F3">
        <w:rPr>
          <w:rFonts w:ascii="Arial" w:hAnsi="Arial" w:cs="Arial"/>
          <w:szCs w:val="22"/>
          <w:lang w:val="es-BO"/>
        </w:rPr>
        <w:t xml:space="preserve">La </w:t>
      </w:r>
      <w:r w:rsidRPr="002C153D">
        <w:rPr>
          <w:rFonts w:ascii="Arial" w:hAnsi="Arial" w:cs="Arial"/>
          <w:szCs w:val="22"/>
          <w:lang w:val="es-BO"/>
        </w:rPr>
        <w:t>inducción y deducción</w:t>
      </w:r>
      <w:r w:rsidRPr="00A576F3">
        <w:rPr>
          <w:rFonts w:ascii="Arial" w:hAnsi="Arial" w:cs="Arial"/>
          <w:b/>
          <w:bCs/>
          <w:szCs w:val="22"/>
          <w:lang w:val="es-BO"/>
        </w:rPr>
        <w:t xml:space="preserve">, </w:t>
      </w:r>
      <w:r w:rsidRPr="00A576F3">
        <w:rPr>
          <w:rFonts w:ascii="Arial" w:hAnsi="Arial" w:cs="Arial"/>
          <w:szCs w:val="22"/>
          <w:lang w:val="es-BO"/>
        </w:rPr>
        <w:t xml:space="preserve">se </w:t>
      </w:r>
      <w:r w:rsidR="002D4115" w:rsidRPr="00A576F3">
        <w:rPr>
          <w:rFonts w:ascii="Arial" w:hAnsi="Arial" w:cs="Arial"/>
          <w:szCs w:val="22"/>
          <w:lang w:val="es-BO"/>
        </w:rPr>
        <w:t>utiliz</w:t>
      </w:r>
      <w:r w:rsidR="002D4115">
        <w:rPr>
          <w:rFonts w:ascii="Arial" w:hAnsi="Arial" w:cs="Arial"/>
          <w:szCs w:val="22"/>
          <w:lang w:val="es-BO"/>
        </w:rPr>
        <w:t xml:space="preserve">ó </w:t>
      </w:r>
      <w:r w:rsidRPr="00A576F3">
        <w:rPr>
          <w:rFonts w:ascii="Arial" w:hAnsi="Arial" w:cs="Arial"/>
          <w:szCs w:val="22"/>
          <w:lang w:val="es-BO"/>
        </w:rPr>
        <w:t xml:space="preserve">para una observación detallada del contexto de gestión de convocatorias en la Universidad Autónoma Tomás Frías identificando patrones, tendencia y características comunes que pueden surgir en el proceso de </w:t>
      </w:r>
      <w:r>
        <w:rPr>
          <w:rFonts w:ascii="Arial" w:hAnsi="Arial" w:cs="Arial"/>
          <w:szCs w:val="22"/>
          <w:lang w:val="es-BO"/>
        </w:rPr>
        <w:t xml:space="preserve">la contratación a </w:t>
      </w:r>
      <w:r w:rsidRPr="00A576F3">
        <w:rPr>
          <w:rFonts w:ascii="Arial" w:hAnsi="Arial" w:cs="Arial"/>
          <w:szCs w:val="22"/>
          <w:lang w:val="es-BO"/>
        </w:rPr>
        <w:t>docentes(inducción), (Bernal, 2010)</w:t>
      </w:r>
      <w:r>
        <w:rPr>
          <w:rFonts w:ascii="Arial" w:hAnsi="Arial" w:cs="Arial"/>
          <w:szCs w:val="22"/>
          <w:lang w:val="es-BO"/>
        </w:rPr>
        <w:t>,</w:t>
      </w:r>
      <w:r w:rsidRPr="00A576F3">
        <w:rPr>
          <w:rFonts w:ascii="Arial" w:hAnsi="Arial" w:cs="Arial"/>
          <w:szCs w:val="22"/>
          <w:lang w:val="es-BO"/>
        </w:rPr>
        <w:t xml:space="preserve"> La deducción se utiliz</w:t>
      </w:r>
      <w:r w:rsidR="002D4115">
        <w:rPr>
          <w:rFonts w:ascii="Arial" w:hAnsi="Arial" w:cs="Arial"/>
          <w:szCs w:val="22"/>
          <w:lang w:val="es-BO"/>
        </w:rPr>
        <w:t>ó</w:t>
      </w:r>
      <w:r w:rsidRPr="00A576F3">
        <w:rPr>
          <w:rFonts w:ascii="Arial" w:hAnsi="Arial" w:cs="Arial"/>
          <w:szCs w:val="22"/>
          <w:lang w:val="es-BO"/>
        </w:rPr>
        <w:t xml:space="preserve"> para recopilar la información durante la fase de inducción para analizar y entender </w:t>
      </w:r>
      <w:r>
        <w:rPr>
          <w:rFonts w:ascii="Arial" w:hAnsi="Arial" w:cs="Arial"/>
          <w:szCs w:val="22"/>
          <w:lang w:val="es-BO"/>
        </w:rPr>
        <w:t>el funcionamiento de las convocatorias</w:t>
      </w:r>
      <w:r w:rsidRPr="00A576F3">
        <w:rPr>
          <w:rFonts w:ascii="Arial" w:hAnsi="Arial" w:cs="Arial"/>
          <w:szCs w:val="22"/>
          <w:lang w:val="es-BO"/>
        </w:rPr>
        <w:t xml:space="preserve"> a profundidad, identificando las causas de los problemas y las áreas </w:t>
      </w:r>
      <w:r>
        <w:rPr>
          <w:rFonts w:ascii="Arial" w:hAnsi="Arial" w:cs="Arial"/>
          <w:szCs w:val="22"/>
          <w:lang w:val="es-BO"/>
        </w:rPr>
        <w:t xml:space="preserve">que puede ser mejoradas mediante </w:t>
      </w:r>
      <w:r w:rsidRPr="00A576F3">
        <w:rPr>
          <w:rFonts w:ascii="Arial" w:hAnsi="Arial" w:cs="Arial"/>
          <w:szCs w:val="22"/>
          <w:lang w:val="es-BO"/>
        </w:rPr>
        <w:t xml:space="preserve">análisis </w:t>
      </w:r>
      <w:r>
        <w:rPr>
          <w:rFonts w:ascii="Arial" w:hAnsi="Arial" w:cs="Arial"/>
          <w:szCs w:val="22"/>
          <w:lang w:val="es-BO"/>
        </w:rPr>
        <w:t xml:space="preserve">que se </w:t>
      </w:r>
      <w:r w:rsidRPr="00A576F3">
        <w:rPr>
          <w:rFonts w:ascii="Arial" w:hAnsi="Arial" w:cs="Arial"/>
          <w:szCs w:val="22"/>
          <w:lang w:val="es-BO"/>
        </w:rPr>
        <w:t xml:space="preserve">utilizará para diseñar y desarrollar la </w:t>
      </w:r>
      <w:r>
        <w:rPr>
          <w:rFonts w:ascii="Arial" w:hAnsi="Arial" w:cs="Arial"/>
          <w:szCs w:val="22"/>
          <w:lang w:val="es-BO"/>
        </w:rPr>
        <w:t xml:space="preserve">aplicación </w:t>
      </w:r>
      <w:r w:rsidRPr="00A576F3">
        <w:rPr>
          <w:rFonts w:ascii="Arial" w:hAnsi="Arial" w:cs="Arial"/>
          <w:szCs w:val="22"/>
          <w:lang w:val="es-BO"/>
        </w:rPr>
        <w:t>web de gestión de convocatorias.</w:t>
      </w:r>
    </w:p>
    <w:p w14:paraId="7AB83456" w14:textId="77777777" w:rsidR="00B71271" w:rsidRPr="00A576F3" w:rsidRDefault="00B71271" w:rsidP="0005402C">
      <w:pPr>
        <w:numPr>
          <w:ilvl w:val="0"/>
          <w:numId w:val="27"/>
        </w:numPr>
        <w:tabs>
          <w:tab w:val="left" w:pos="420"/>
        </w:tabs>
        <w:spacing w:before="240"/>
        <w:jc w:val="both"/>
        <w:rPr>
          <w:rFonts w:ascii="Arial" w:hAnsi="Arial" w:cs="Arial"/>
          <w:szCs w:val="22"/>
          <w:lang w:val="es-BO"/>
        </w:rPr>
      </w:pPr>
      <w:r w:rsidRPr="00A576F3">
        <w:rPr>
          <w:rFonts w:ascii="Arial" w:hAnsi="Arial" w:cs="Arial"/>
          <w:szCs w:val="22"/>
          <w:lang w:val="es-BO"/>
        </w:rPr>
        <w:t xml:space="preserve">La </w:t>
      </w:r>
      <w:r w:rsidRPr="002C153D">
        <w:rPr>
          <w:rFonts w:ascii="Arial" w:hAnsi="Arial" w:cs="Arial"/>
          <w:szCs w:val="22"/>
          <w:lang w:val="es-BO"/>
        </w:rPr>
        <w:t>modelación</w:t>
      </w:r>
      <w:r w:rsidRPr="00A576F3">
        <w:rPr>
          <w:rFonts w:ascii="Arial" w:hAnsi="Arial" w:cs="Arial"/>
          <w:szCs w:val="22"/>
          <w:lang w:val="es-BO"/>
        </w:rPr>
        <w:t xml:space="preserve">, será fundamental para estructurar la </w:t>
      </w:r>
      <w:r>
        <w:rPr>
          <w:rFonts w:ascii="Arial" w:hAnsi="Arial" w:cs="Arial"/>
          <w:szCs w:val="22"/>
          <w:lang w:val="es-BO"/>
        </w:rPr>
        <w:t xml:space="preserve">aplicación </w:t>
      </w:r>
      <w:r w:rsidRPr="00A576F3">
        <w:rPr>
          <w:rFonts w:ascii="Arial" w:hAnsi="Arial" w:cs="Arial"/>
          <w:szCs w:val="22"/>
          <w:lang w:val="es-BO"/>
        </w:rPr>
        <w:t>y para la documentación del mismo</w:t>
      </w:r>
      <w:r>
        <w:rPr>
          <w:rFonts w:ascii="Arial" w:hAnsi="Arial" w:cs="Arial"/>
          <w:szCs w:val="22"/>
          <w:lang w:val="es-BO"/>
        </w:rPr>
        <w:t xml:space="preserve">. </w:t>
      </w:r>
      <w:r w:rsidRPr="00A576F3">
        <w:rPr>
          <w:rFonts w:ascii="Arial" w:hAnsi="Arial" w:cs="Arial"/>
          <w:szCs w:val="22"/>
          <w:lang w:val="es-BO"/>
        </w:rPr>
        <w:t xml:space="preserve">Se usará la metodología SCRUM que ayudará a la división de la </w:t>
      </w:r>
      <w:r>
        <w:rPr>
          <w:rFonts w:ascii="Arial" w:hAnsi="Arial" w:cs="Arial"/>
          <w:szCs w:val="22"/>
          <w:lang w:val="es-BO"/>
        </w:rPr>
        <w:t xml:space="preserve">aplicación </w:t>
      </w:r>
      <w:r w:rsidRPr="00A576F3">
        <w:rPr>
          <w:rFonts w:ascii="Arial" w:hAnsi="Arial" w:cs="Arial"/>
          <w:szCs w:val="22"/>
          <w:lang w:val="es-BO"/>
        </w:rPr>
        <w:t>mediante iteraciones y Sprints. Permitiendo una adaptación durante el diseño del software.</w:t>
      </w:r>
    </w:p>
    <w:p w14:paraId="07BCC2F4" w14:textId="77777777" w:rsidR="00B71271" w:rsidRDefault="00B71271" w:rsidP="0005402C">
      <w:pPr>
        <w:spacing w:before="240"/>
        <w:jc w:val="both"/>
        <w:rPr>
          <w:rFonts w:ascii="Arial" w:hAnsi="Arial" w:cs="Arial"/>
          <w:szCs w:val="22"/>
          <w:lang w:val="es-BO"/>
        </w:rPr>
      </w:pPr>
      <w:r w:rsidRPr="00085E70">
        <w:rPr>
          <w:rFonts w:ascii="Arial" w:hAnsi="Arial" w:cs="Arial"/>
          <w:szCs w:val="22"/>
          <w:lang w:val="es-BO"/>
        </w:rPr>
        <w:t xml:space="preserve">Entre los </w:t>
      </w:r>
      <w:r w:rsidRPr="00085E70">
        <w:rPr>
          <w:rFonts w:ascii="Arial" w:hAnsi="Arial" w:cs="Arial"/>
          <w:b/>
          <w:bCs/>
          <w:szCs w:val="22"/>
          <w:lang w:val="es-BO"/>
        </w:rPr>
        <w:t>métodos empíricos</w:t>
      </w:r>
      <w:r w:rsidRPr="00085E70">
        <w:rPr>
          <w:rFonts w:ascii="Arial" w:hAnsi="Arial" w:cs="Arial"/>
          <w:szCs w:val="22"/>
          <w:lang w:val="es-BO"/>
        </w:rPr>
        <w:t xml:space="preserve"> el proyecto de investigación, tiene</w:t>
      </w:r>
      <w:r>
        <w:rPr>
          <w:rFonts w:ascii="Arial" w:hAnsi="Arial" w:cs="Arial"/>
          <w:szCs w:val="22"/>
          <w:lang w:val="es-BO"/>
        </w:rPr>
        <w:t>:</w:t>
      </w:r>
    </w:p>
    <w:p w14:paraId="6F8FB9EB" w14:textId="72FEACA1" w:rsidR="00B71271" w:rsidRPr="00085E70" w:rsidRDefault="00B71271" w:rsidP="0005402C">
      <w:pPr>
        <w:numPr>
          <w:ilvl w:val="0"/>
          <w:numId w:val="27"/>
        </w:numPr>
        <w:spacing w:before="240"/>
        <w:jc w:val="both"/>
        <w:rPr>
          <w:rFonts w:ascii="Arial" w:hAnsi="Arial" w:cs="Arial"/>
          <w:szCs w:val="22"/>
          <w:lang w:val="es-BO"/>
        </w:rPr>
      </w:pPr>
      <w:r>
        <w:rPr>
          <w:rFonts w:ascii="Arial" w:hAnsi="Arial" w:cs="Arial"/>
          <w:szCs w:val="22"/>
          <w:lang w:val="es-BO"/>
        </w:rPr>
        <w:lastRenderedPageBreak/>
        <w:t xml:space="preserve"> </w:t>
      </w:r>
      <w:r w:rsidR="002D4115">
        <w:rPr>
          <w:rFonts w:ascii="Arial" w:hAnsi="Arial" w:cs="Arial"/>
          <w:szCs w:val="22"/>
          <w:lang w:val="es-BO"/>
        </w:rPr>
        <w:t>L</w:t>
      </w:r>
      <w:r w:rsidRPr="00085E70">
        <w:rPr>
          <w:rFonts w:ascii="Arial" w:hAnsi="Arial" w:cs="Arial"/>
          <w:szCs w:val="22"/>
          <w:lang w:val="es-BO"/>
        </w:rPr>
        <w:t xml:space="preserve">a </w:t>
      </w:r>
      <w:r w:rsidRPr="002C153D">
        <w:rPr>
          <w:rFonts w:ascii="Arial" w:hAnsi="Arial" w:cs="Arial"/>
          <w:szCs w:val="22"/>
          <w:lang w:val="es-BO"/>
        </w:rPr>
        <w:t>observación</w:t>
      </w:r>
      <w:r w:rsidRPr="00085E70">
        <w:rPr>
          <w:rFonts w:ascii="Arial" w:hAnsi="Arial" w:cs="Arial"/>
          <w:b/>
          <w:bCs/>
          <w:szCs w:val="22"/>
          <w:lang w:val="es-BO"/>
        </w:rPr>
        <w:t xml:space="preserve"> </w:t>
      </w:r>
      <w:r w:rsidR="002D4115" w:rsidRPr="00085E70">
        <w:rPr>
          <w:rFonts w:ascii="Arial" w:hAnsi="Arial" w:cs="Arial"/>
          <w:szCs w:val="22"/>
          <w:lang w:val="es-BO"/>
        </w:rPr>
        <w:t>permiti</w:t>
      </w:r>
      <w:r w:rsidR="002D4115">
        <w:rPr>
          <w:rFonts w:ascii="Arial" w:hAnsi="Arial" w:cs="Arial"/>
          <w:szCs w:val="22"/>
          <w:lang w:val="es-BO"/>
        </w:rPr>
        <w:t>ó</w:t>
      </w:r>
      <w:r w:rsidRPr="00085E70">
        <w:rPr>
          <w:rFonts w:ascii="Arial" w:hAnsi="Arial" w:cs="Arial"/>
          <w:szCs w:val="22"/>
          <w:lang w:val="es-BO"/>
        </w:rPr>
        <w:t xml:space="preserve"> detectar y analizar la información relevante sobre el proceso de gestión de convocatoria </w:t>
      </w:r>
      <w:r>
        <w:rPr>
          <w:rFonts w:ascii="Arial" w:hAnsi="Arial" w:cs="Arial"/>
          <w:szCs w:val="22"/>
          <w:lang w:val="es-BO"/>
        </w:rPr>
        <w:t xml:space="preserve">a </w:t>
      </w:r>
      <w:r w:rsidRPr="00085E70">
        <w:rPr>
          <w:rFonts w:ascii="Arial" w:hAnsi="Arial" w:cs="Arial"/>
          <w:szCs w:val="22"/>
          <w:lang w:val="es-BO"/>
        </w:rPr>
        <w:t>docentes de la Universidad Autónoma Tomás Frías. (</w:t>
      </w:r>
      <w:r w:rsidR="00430C72" w:rsidRPr="00430C72">
        <w:rPr>
          <w:rFonts w:ascii="Arial" w:hAnsi="Arial" w:cs="Arial"/>
          <w:b/>
          <w:bCs/>
          <w:szCs w:val="22"/>
          <w:lang w:val="es-BO"/>
        </w:rPr>
        <w:t>Ver Anexo</w:t>
      </w:r>
      <w:r w:rsidR="00430C72">
        <w:rPr>
          <w:rFonts w:ascii="Arial" w:hAnsi="Arial" w:cs="Arial"/>
          <w:szCs w:val="22"/>
          <w:lang w:val="es-BO"/>
        </w:rPr>
        <w:t xml:space="preserve"> </w:t>
      </w:r>
      <w:r w:rsidR="00430C72" w:rsidRPr="00430C72">
        <w:rPr>
          <w:rFonts w:ascii="Arial" w:hAnsi="Arial" w:cs="Arial"/>
          <w:b/>
          <w:bCs/>
          <w:szCs w:val="22"/>
          <w:lang w:val="es-BO"/>
        </w:rPr>
        <w:t>2</w:t>
      </w:r>
      <w:r w:rsidRPr="00085E70">
        <w:rPr>
          <w:rFonts w:ascii="Arial" w:hAnsi="Arial" w:cs="Arial"/>
          <w:szCs w:val="22"/>
          <w:lang w:val="es-BO"/>
        </w:rPr>
        <w:t>)</w:t>
      </w:r>
    </w:p>
    <w:p w14:paraId="77DC5DCF" w14:textId="2058E131" w:rsidR="00B71271" w:rsidRPr="00A576F3" w:rsidRDefault="00B71271" w:rsidP="0005402C">
      <w:pPr>
        <w:numPr>
          <w:ilvl w:val="0"/>
          <w:numId w:val="27"/>
        </w:numPr>
        <w:tabs>
          <w:tab w:val="left" w:pos="420"/>
        </w:tabs>
        <w:spacing w:before="240"/>
        <w:jc w:val="both"/>
        <w:rPr>
          <w:rFonts w:ascii="Arial" w:hAnsi="Arial" w:cs="Arial"/>
          <w:szCs w:val="22"/>
          <w:lang w:val="es-BO"/>
        </w:rPr>
      </w:pPr>
      <w:r w:rsidRPr="00A576F3">
        <w:rPr>
          <w:rFonts w:ascii="Arial" w:hAnsi="Arial" w:cs="Arial"/>
          <w:szCs w:val="22"/>
          <w:lang w:val="es-BO"/>
        </w:rPr>
        <w:t xml:space="preserve">La </w:t>
      </w:r>
      <w:r w:rsidRPr="002C153D">
        <w:rPr>
          <w:rFonts w:ascii="Arial" w:hAnsi="Arial" w:cs="Arial"/>
          <w:bCs/>
          <w:szCs w:val="22"/>
          <w:lang w:val="es-BO"/>
        </w:rPr>
        <w:t>Entrevista,</w:t>
      </w:r>
      <w:r w:rsidRPr="00A576F3">
        <w:rPr>
          <w:rFonts w:ascii="Arial" w:hAnsi="Arial" w:cs="Arial"/>
          <w:szCs w:val="22"/>
          <w:lang w:val="es-BO"/>
        </w:rPr>
        <w:t xml:space="preserve"> se utiliz</w:t>
      </w:r>
      <w:r w:rsidR="002D4115">
        <w:rPr>
          <w:rFonts w:ascii="Arial" w:hAnsi="Arial" w:cs="Arial"/>
          <w:szCs w:val="22"/>
          <w:lang w:val="es-BO"/>
        </w:rPr>
        <w:t>ó</w:t>
      </w:r>
      <w:r w:rsidRPr="00A576F3">
        <w:rPr>
          <w:rFonts w:ascii="Arial" w:hAnsi="Arial" w:cs="Arial"/>
          <w:szCs w:val="22"/>
          <w:lang w:val="es-BO"/>
        </w:rPr>
        <w:t xml:space="preserve"> con el propósito de obtener datos importantes con el objetivo de implementar </w:t>
      </w:r>
      <w:r>
        <w:rPr>
          <w:rFonts w:ascii="Arial" w:hAnsi="Arial" w:cs="Arial"/>
          <w:szCs w:val="22"/>
          <w:lang w:val="es-BO"/>
        </w:rPr>
        <w:t xml:space="preserve">la aplicación </w:t>
      </w:r>
      <w:r w:rsidRPr="00A576F3">
        <w:rPr>
          <w:rFonts w:ascii="Arial" w:hAnsi="Arial" w:cs="Arial"/>
          <w:szCs w:val="22"/>
          <w:lang w:val="es-BO"/>
        </w:rPr>
        <w:t>web de gestión de convocatorias docentes de la Universidad Autónoma Tomás Frías. (</w:t>
      </w:r>
      <w:r w:rsidR="00430C72" w:rsidRPr="00430C72">
        <w:rPr>
          <w:rFonts w:ascii="Arial" w:hAnsi="Arial" w:cs="Arial"/>
          <w:b/>
          <w:bCs/>
          <w:szCs w:val="22"/>
          <w:lang w:val="es-BO"/>
        </w:rPr>
        <w:t>Ver Anexo</w:t>
      </w:r>
      <w:r w:rsidR="00430C72">
        <w:rPr>
          <w:rFonts w:ascii="Arial" w:hAnsi="Arial" w:cs="Arial"/>
          <w:b/>
          <w:bCs/>
          <w:szCs w:val="22"/>
          <w:lang w:val="es-BO"/>
        </w:rPr>
        <w:t xml:space="preserve"> 3</w:t>
      </w:r>
      <w:r w:rsidRPr="00A576F3">
        <w:rPr>
          <w:rFonts w:ascii="Arial" w:hAnsi="Arial" w:cs="Arial"/>
          <w:szCs w:val="22"/>
          <w:lang w:val="es-BO"/>
        </w:rPr>
        <w:t>)</w:t>
      </w:r>
    </w:p>
    <w:p w14:paraId="164D2E2E" w14:textId="70BDEEBC" w:rsidR="00B71271" w:rsidRDefault="00B71271" w:rsidP="0005402C">
      <w:pPr>
        <w:spacing w:before="240"/>
        <w:jc w:val="both"/>
        <w:rPr>
          <w:rFonts w:ascii="Arial" w:hAnsi="Arial" w:cs="Arial"/>
          <w:szCs w:val="22"/>
          <w:lang w:val="es-BO"/>
        </w:rPr>
      </w:pPr>
      <w:r w:rsidRPr="002C153D">
        <w:rPr>
          <w:rFonts w:ascii="Arial" w:hAnsi="Arial" w:cs="Arial"/>
          <w:szCs w:val="22"/>
          <w:lang w:val="es-BO"/>
        </w:rPr>
        <w:t>La</w:t>
      </w:r>
      <w:r w:rsidRPr="002D4115">
        <w:rPr>
          <w:rFonts w:ascii="Arial" w:hAnsi="Arial" w:cs="Arial"/>
          <w:b/>
          <w:bCs/>
          <w:szCs w:val="22"/>
          <w:lang w:val="es-BO"/>
        </w:rPr>
        <w:t xml:space="preserve"> justificación</w:t>
      </w:r>
      <w:r w:rsidR="002D4115">
        <w:rPr>
          <w:rFonts w:ascii="Arial" w:hAnsi="Arial" w:cs="Arial"/>
          <w:szCs w:val="22"/>
          <w:lang w:val="es-BO"/>
        </w:rPr>
        <w:t xml:space="preserve"> </w:t>
      </w:r>
      <w:r w:rsidR="002D4115" w:rsidRPr="002D4115">
        <w:rPr>
          <w:rFonts w:ascii="Arial" w:hAnsi="Arial" w:cs="Arial"/>
          <w:b/>
          <w:bCs/>
          <w:szCs w:val="22"/>
          <w:lang w:val="es-BO"/>
        </w:rPr>
        <w:t>de la Investigación</w:t>
      </w:r>
      <w:r w:rsidRPr="00A576F3">
        <w:rPr>
          <w:rFonts w:ascii="Arial" w:hAnsi="Arial" w:cs="Arial"/>
          <w:szCs w:val="22"/>
          <w:lang w:val="es-BO"/>
        </w:rPr>
        <w:t>, es un elemento primordial a la hora de realizar un trabajo de investigación para demostrar el fundamento social, económico y tecnológico.</w:t>
      </w:r>
    </w:p>
    <w:p w14:paraId="62BB398B" w14:textId="75924AAB" w:rsidR="00DA77E2" w:rsidRPr="00DA77E2" w:rsidRDefault="00DA77E2" w:rsidP="0005402C">
      <w:pPr>
        <w:numPr>
          <w:ilvl w:val="0"/>
          <w:numId w:val="38"/>
        </w:numPr>
        <w:spacing w:before="240"/>
        <w:jc w:val="both"/>
        <w:rPr>
          <w:rFonts w:ascii="Arial" w:hAnsi="Arial" w:cs="Arial"/>
          <w:b/>
          <w:bCs/>
          <w:szCs w:val="22"/>
          <w:lang w:val="es-BO"/>
        </w:rPr>
      </w:pPr>
      <w:r w:rsidRPr="00DA77E2">
        <w:rPr>
          <w:rFonts w:ascii="Arial" w:hAnsi="Arial" w:cs="Arial"/>
          <w:b/>
          <w:bCs/>
          <w:szCs w:val="22"/>
          <w:lang w:val="es-BO"/>
        </w:rPr>
        <w:t>Social</w:t>
      </w:r>
    </w:p>
    <w:p w14:paraId="29F16651" w14:textId="66DD4747" w:rsidR="00B71271" w:rsidRPr="00A576F3" w:rsidRDefault="00B71271" w:rsidP="0005402C">
      <w:pPr>
        <w:spacing w:before="240"/>
        <w:jc w:val="both"/>
        <w:rPr>
          <w:rFonts w:ascii="Arial" w:hAnsi="Arial" w:cs="Arial"/>
          <w:szCs w:val="22"/>
          <w:lang w:val="es-BO"/>
        </w:rPr>
      </w:pPr>
      <w:r w:rsidRPr="00A576F3">
        <w:rPr>
          <w:rFonts w:ascii="Arial" w:hAnsi="Arial" w:cs="Arial"/>
          <w:szCs w:val="22"/>
          <w:lang w:val="es-BO"/>
        </w:rPr>
        <w:t xml:space="preserve">El proyecto se justifica </w:t>
      </w:r>
      <w:r w:rsidRPr="00A576F3">
        <w:rPr>
          <w:rFonts w:ascii="Arial" w:hAnsi="Arial" w:cs="Arial"/>
          <w:b/>
          <w:bCs/>
          <w:szCs w:val="22"/>
          <w:lang w:val="es-BO"/>
        </w:rPr>
        <w:t>socialmente</w:t>
      </w:r>
      <w:r>
        <w:rPr>
          <w:rFonts w:ascii="Arial" w:hAnsi="Arial" w:cs="Arial"/>
          <w:b/>
          <w:bCs/>
          <w:szCs w:val="22"/>
          <w:lang w:val="es-BO"/>
        </w:rPr>
        <w:t>,</w:t>
      </w:r>
      <w:r w:rsidRPr="00A576F3">
        <w:rPr>
          <w:rFonts w:ascii="Arial" w:hAnsi="Arial" w:cs="Arial"/>
          <w:b/>
          <w:bCs/>
          <w:szCs w:val="22"/>
          <w:lang w:val="es-BO"/>
        </w:rPr>
        <w:t xml:space="preserve"> </w:t>
      </w:r>
      <w:r w:rsidR="00DA77E2">
        <w:rPr>
          <w:rFonts w:ascii="Arial" w:hAnsi="Arial" w:cs="Arial"/>
          <w:szCs w:val="22"/>
          <w:lang w:val="es-BO"/>
        </w:rPr>
        <w:t xml:space="preserve">ayuda a </w:t>
      </w:r>
      <w:r w:rsidRPr="00A576F3">
        <w:rPr>
          <w:rFonts w:ascii="Arial" w:hAnsi="Arial" w:cs="Arial"/>
          <w:szCs w:val="22"/>
          <w:lang w:val="es-BO"/>
        </w:rPr>
        <w:t>las facultades, decanaturas y al vicerrectorado de la Universidad Autónoma Tomás Frías de Potosí</w:t>
      </w:r>
      <w:r>
        <w:rPr>
          <w:rFonts w:ascii="Arial" w:hAnsi="Arial" w:cs="Arial"/>
          <w:szCs w:val="22"/>
          <w:lang w:val="es-BO"/>
        </w:rPr>
        <w:t>,</w:t>
      </w:r>
      <w:r w:rsidRPr="00A576F3">
        <w:rPr>
          <w:rFonts w:ascii="Arial" w:hAnsi="Arial" w:cs="Arial"/>
          <w:szCs w:val="22"/>
          <w:lang w:val="es-BO"/>
        </w:rPr>
        <w:t xml:space="preserve"> </w:t>
      </w:r>
      <w:r>
        <w:rPr>
          <w:rFonts w:ascii="Arial" w:hAnsi="Arial" w:cs="Arial"/>
          <w:szCs w:val="22"/>
          <w:lang w:val="es-BO"/>
        </w:rPr>
        <w:t xml:space="preserve">por </w:t>
      </w:r>
      <w:r w:rsidRPr="00A576F3">
        <w:rPr>
          <w:rFonts w:ascii="Arial" w:hAnsi="Arial" w:cs="Arial"/>
          <w:szCs w:val="22"/>
          <w:lang w:val="es-BO"/>
        </w:rPr>
        <w:t xml:space="preserve">la verificación de documentos mediante </w:t>
      </w:r>
      <w:r>
        <w:rPr>
          <w:rFonts w:ascii="Arial" w:hAnsi="Arial" w:cs="Arial"/>
          <w:szCs w:val="22"/>
          <w:lang w:val="es-BO"/>
        </w:rPr>
        <w:t xml:space="preserve">una aplicación web asegurando </w:t>
      </w:r>
      <w:r w:rsidRPr="00A576F3">
        <w:rPr>
          <w:rFonts w:ascii="Arial" w:hAnsi="Arial" w:cs="Arial"/>
          <w:szCs w:val="22"/>
          <w:lang w:val="es-BO"/>
        </w:rPr>
        <w:t>un proceso seguro y eficiente.</w:t>
      </w:r>
    </w:p>
    <w:p w14:paraId="2CEEEF78" w14:textId="3BB78DC8" w:rsidR="00B71271" w:rsidRDefault="00B71271" w:rsidP="0005402C">
      <w:pPr>
        <w:spacing w:before="240"/>
        <w:jc w:val="both"/>
        <w:rPr>
          <w:rFonts w:ascii="Arial" w:hAnsi="Arial" w:cs="Arial"/>
          <w:szCs w:val="22"/>
          <w:lang w:val="es-BO"/>
        </w:rPr>
      </w:pPr>
      <w:r w:rsidRPr="00A576F3">
        <w:rPr>
          <w:rFonts w:ascii="Arial" w:hAnsi="Arial" w:cs="Arial"/>
          <w:szCs w:val="22"/>
          <w:lang w:val="es-BO"/>
        </w:rPr>
        <w:t xml:space="preserve">Además, </w:t>
      </w:r>
      <w:r w:rsidR="00DA77E2">
        <w:rPr>
          <w:rFonts w:ascii="Arial" w:hAnsi="Arial" w:cs="Arial"/>
          <w:szCs w:val="22"/>
          <w:lang w:val="es-BO"/>
        </w:rPr>
        <w:t xml:space="preserve">otorga </w:t>
      </w:r>
      <w:r w:rsidRPr="00A576F3">
        <w:rPr>
          <w:rFonts w:ascii="Arial" w:hAnsi="Arial" w:cs="Arial"/>
          <w:szCs w:val="22"/>
          <w:lang w:val="es-BO"/>
        </w:rPr>
        <w:t xml:space="preserve">una categorización efectiva de los documentos, dividiéndolos en convocatorias de docentes, subdividido por consultores, extraordinarios, </w:t>
      </w:r>
      <w:r>
        <w:rPr>
          <w:rFonts w:ascii="Arial" w:hAnsi="Arial" w:cs="Arial"/>
          <w:szCs w:val="22"/>
          <w:lang w:val="es-BO"/>
        </w:rPr>
        <w:t>ordinarios</w:t>
      </w:r>
      <w:r w:rsidRPr="00A576F3">
        <w:rPr>
          <w:rFonts w:ascii="Arial" w:hAnsi="Arial" w:cs="Arial"/>
          <w:szCs w:val="22"/>
          <w:lang w:val="es-BO"/>
        </w:rPr>
        <w:t>, etc.</w:t>
      </w:r>
      <w:r>
        <w:rPr>
          <w:rFonts w:ascii="Arial" w:hAnsi="Arial" w:cs="Arial"/>
          <w:szCs w:val="22"/>
          <w:lang w:val="es-BO"/>
        </w:rPr>
        <w:t>,</w:t>
      </w:r>
      <w:r w:rsidRPr="00A576F3">
        <w:rPr>
          <w:rFonts w:ascii="Arial" w:hAnsi="Arial" w:cs="Arial"/>
          <w:szCs w:val="22"/>
          <w:lang w:val="es-BO"/>
        </w:rPr>
        <w:t xml:space="preserve"> </w:t>
      </w:r>
      <w:r>
        <w:rPr>
          <w:rFonts w:ascii="Arial" w:hAnsi="Arial" w:cs="Arial"/>
          <w:szCs w:val="22"/>
          <w:lang w:val="es-BO"/>
        </w:rPr>
        <w:t>l</w:t>
      </w:r>
      <w:r w:rsidRPr="00A576F3">
        <w:rPr>
          <w:rFonts w:ascii="Arial" w:hAnsi="Arial" w:cs="Arial"/>
          <w:szCs w:val="22"/>
          <w:lang w:val="es-BO"/>
        </w:rPr>
        <w:t xml:space="preserve">o que simplifica la organización y búsqueda de información. </w:t>
      </w:r>
    </w:p>
    <w:p w14:paraId="6565915A" w14:textId="7F248536" w:rsidR="00B71271" w:rsidRDefault="00B71271" w:rsidP="0005402C">
      <w:pPr>
        <w:spacing w:before="240"/>
        <w:jc w:val="both"/>
        <w:rPr>
          <w:rFonts w:ascii="Arial" w:hAnsi="Arial" w:cs="Arial"/>
          <w:szCs w:val="22"/>
          <w:lang w:val="es-BO"/>
        </w:rPr>
      </w:pPr>
      <w:r w:rsidRPr="00A576F3">
        <w:rPr>
          <w:rFonts w:ascii="Arial" w:hAnsi="Arial" w:cs="Arial"/>
          <w:szCs w:val="22"/>
          <w:lang w:val="es-BO"/>
        </w:rPr>
        <w:t>Un aspecto principal del proyecto es la reducción del uso de papel en documentos, ya que las convocatorias</w:t>
      </w:r>
      <w:r>
        <w:rPr>
          <w:rFonts w:ascii="Arial" w:hAnsi="Arial" w:cs="Arial"/>
          <w:szCs w:val="22"/>
          <w:lang w:val="es-BO"/>
        </w:rPr>
        <w:t xml:space="preserve"> </w:t>
      </w:r>
      <w:r w:rsidRPr="00A576F3">
        <w:rPr>
          <w:rFonts w:ascii="Arial" w:hAnsi="Arial" w:cs="Arial"/>
          <w:szCs w:val="22"/>
          <w:lang w:val="es-BO"/>
        </w:rPr>
        <w:t xml:space="preserve">podrán ser verificadas </w:t>
      </w:r>
      <w:r w:rsidR="00DA77E2">
        <w:rPr>
          <w:rFonts w:ascii="Arial" w:hAnsi="Arial" w:cs="Arial"/>
          <w:szCs w:val="22"/>
          <w:lang w:val="es-BO"/>
        </w:rPr>
        <w:t xml:space="preserve">digitalmente </w:t>
      </w:r>
      <w:r w:rsidRPr="00A576F3">
        <w:rPr>
          <w:rFonts w:ascii="Arial" w:hAnsi="Arial" w:cs="Arial"/>
          <w:szCs w:val="22"/>
          <w:lang w:val="es-BO"/>
        </w:rPr>
        <w:t>y almacenadas de manera segura aun en el formato virtual</w:t>
      </w:r>
      <w:r>
        <w:rPr>
          <w:rFonts w:ascii="Arial" w:hAnsi="Arial" w:cs="Arial"/>
          <w:szCs w:val="22"/>
          <w:lang w:val="es-BO"/>
        </w:rPr>
        <w:t xml:space="preserve">, imprimiendo solo una copia para el archivo físico. </w:t>
      </w:r>
      <w:r w:rsidRPr="00A576F3">
        <w:rPr>
          <w:rFonts w:ascii="Arial" w:hAnsi="Arial" w:cs="Arial"/>
          <w:szCs w:val="22"/>
          <w:lang w:val="es-BO"/>
        </w:rPr>
        <w:t xml:space="preserve">Esto optimizara el tiempo necesario para llevar a cabo los procesos de </w:t>
      </w:r>
      <w:r>
        <w:rPr>
          <w:rFonts w:ascii="Arial" w:hAnsi="Arial" w:cs="Arial"/>
          <w:szCs w:val="22"/>
          <w:lang w:val="es-BO"/>
        </w:rPr>
        <w:t xml:space="preserve">las </w:t>
      </w:r>
      <w:r w:rsidRPr="00A576F3">
        <w:rPr>
          <w:rFonts w:ascii="Arial" w:hAnsi="Arial" w:cs="Arial"/>
          <w:szCs w:val="22"/>
          <w:lang w:val="es-BO"/>
        </w:rPr>
        <w:t>convocatoria</w:t>
      </w:r>
      <w:r>
        <w:rPr>
          <w:rFonts w:ascii="Arial" w:hAnsi="Arial" w:cs="Arial"/>
          <w:szCs w:val="22"/>
          <w:lang w:val="es-BO"/>
        </w:rPr>
        <w:t>s de contratación de docentes</w:t>
      </w:r>
      <w:r w:rsidRPr="00A576F3">
        <w:rPr>
          <w:rFonts w:ascii="Arial" w:hAnsi="Arial" w:cs="Arial"/>
          <w:szCs w:val="22"/>
          <w:lang w:val="es-BO"/>
        </w:rPr>
        <w:t xml:space="preserve">, minimizando devoluciones por </w:t>
      </w:r>
      <w:r>
        <w:rPr>
          <w:rFonts w:ascii="Arial" w:hAnsi="Arial" w:cs="Arial"/>
          <w:szCs w:val="22"/>
          <w:lang w:val="es-BO"/>
        </w:rPr>
        <w:t xml:space="preserve">los </w:t>
      </w:r>
      <w:r w:rsidRPr="00A576F3">
        <w:rPr>
          <w:rFonts w:ascii="Arial" w:hAnsi="Arial" w:cs="Arial"/>
          <w:szCs w:val="22"/>
          <w:lang w:val="es-BO"/>
        </w:rPr>
        <w:t xml:space="preserve">errores </w:t>
      </w:r>
      <w:r>
        <w:rPr>
          <w:rFonts w:ascii="Arial" w:hAnsi="Arial" w:cs="Arial"/>
          <w:szCs w:val="22"/>
          <w:lang w:val="es-BO"/>
        </w:rPr>
        <w:t xml:space="preserve">mencionados anteriormente </w:t>
      </w:r>
      <w:r w:rsidRPr="00A576F3">
        <w:rPr>
          <w:rFonts w:ascii="Arial" w:hAnsi="Arial" w:cs="Arial"/>
          <w:szCs w:val="22"/>
          <w:lang w:val="es-BO"/>
        </w:rPr>
        <w:t xml:space="preserve">en </w:t>
      </w:r>
      <w:r>
        <w:rPr>
          <w:rFonts w:ascii="Arial" w:hAnsi="Arial" w:cs="Arial"/>
          <w:szCs w:val="22"/>
          <w:lang w:val="es-BO"/>
        </w:rPr>
        <w:t xml:space="preserve">el </w:t>
      </w:r>
      <w:r w:rsidRPr="00A576F3">
        <w:rPr>
          <w:rFonts w:ascii="Arial" w:hAnsi="Arial" w:cs="Arial"/>
          <w:szCs w:val="22"/>
          <w:lang w:val="es-BO"/>
        </w:rPr>
        <w:t>documento</w:t>
      </w:r>
      <w:r>
        <w:rPr>
          <w:rFonts w:ascii="Arial" w:hAnsi="Arial" w:cs="Arial"/>
          <w:szCs w:val="22"/>
          <w:lang w:val="es-BO"/>
        </w:rPr>
        <w:t>,</w:t>
      </w:r>
      <w:r w:rsidRPr="00A576F3">
        <w:rPr>
          <w:rFonts w:ascii="Arial" w:hAnsi="Arial" w:cs="Arial"/>
          <w:szCs w:val="22"/>
          <w:lang w:val="es-BO"/>
        </w:rPr>
        <w:t xml:space="preserve"> Lo cual beneficia principalmente a los funcionarios, quienes podrán aprovecharla para agilizar y mejorar la gestión de convocatorias, así como beneficia de manera indirecta a los participantes </w:t>
      </w:r>
      <w:r w:rsidRPr="00A576F3">
        <w:rPr>
          <w:rFonts w:ascii="Arial" w:hAnsi="Arial" w:cs="Arial"/>
          <w:szCs w:val="22"/>
          <w:lang w:val="es-BO"/>
        </w:rPr>
        <w:lastRenderedPageBreak/>
        <w:t>de dichas convocatorias, quienes experimenta</w:t>
      </w:r>
      <w:r w:rsidR="00DA77E2">
        <w:rPr>
          <w:rFonts w:ascii="Arial" w:hAnsi="Arial" w:cs="Arial"/>
          <w:szCs w:val="22"/>
          <w:lang w:val="es-BO"/>
        </w:rPr>
        <w:t>ro</w:t>
      </w:r>
      <w:r w:rsidRPr="00A576F3">
        <w:rPr>
          <w:rFonts w:ascii="Arial" w:hAnsi="Arial" w:cs="Arial"/>
          <w:szCs w:val="22"/>
          <w:lang w:val="es-BO"/>
        </w:rPr>
        <w:t>n un salida y revisión más rápida de los documentos.</w:t>
      </w:r>
    </w:p>
    <w:p w14:paraId="2A655098" w14:textId="769D6052" w:rsidR="00DA77E2" w:rsidRPr="00DA77E2" w:rsidRDefault="00DA77E2" w:rsidP="0005402C">
      <w:pPr>
        <w:numPr>
          <w:ilvl w:val="0"/>
          <w:numId w:val="37"/>
        </w:numPr>
        <w:spacing w:before="240"/>
        <w:jc w:val="both"/>
        <w:rPr>
          <w:rFonts w:ascii="Arial" w:hAnsi="Arial" w:cs="Arial"/>
          <w:b/>
          <w:bCs/>
          <w:szCs w:val="22"/>
          <w:lang w:val="es-BO"/>
        </w:rPr>
      </w:pPr>
      <w:r w:rsidRPr="00DA77E2">
        <w:rPr>
          <w:rFonts w:ascii="Arial" w:hAnsi="Arial" w:cs="Arial"/>
          <w:b/>
          <w:bCs/>
          <w:szCs w:val="22"/>
          <w:lang w:val="es-BO"/>
        </w:rPr>
        <w:t>Económica</w:t>
      </w:r>
    </w:p>
    <w:p w14:paraId="21718419" w14:textId="77777777" w:rsidR="00DA77E2" w:rsidRDefault="00B71271" w:rsidP="0005402C">
      <w:pPr>
        <w:spacing w:before="240"/>
        <w:jc w:val="both"/>
        <w:rPr>
          <w:rFonts w:ascii="Arial" w:hAnsi="Arial" w:cs="Arial"/>
          <w:szCs w:val="22"/>
          <w:lang w:val="es-BO"/>
        </w:rPr>
      </w:pPr>
      <w:r>
        <w:rPr>
          <w:rFonts w:ascii="Arial" w:hAnsi="Arial" w:cs="Arial"/>
          <w:bCs/>
          <w:szCs w:val="22"/>
          <w:lang w:val="es-BO"/>
        </w:rPr>
        <w:t>Por otra parte, en el ambiente de trabajo reduc</w:t>
      </w:r>
      <w:r w:rsidR="00DA77E2">
        <w:rPr>
          <w:rFonts w:ascii="Arial" w:hAnsi="Arial" w:cs="Arial"/>
          <w:bCs/>
          <w:szCs w:val="22"/>
          <w:lang w:val="es-BO"/>
        </w:rPr>
        <w:t>e</w:t>
      </w:r>
      <w:r>
        <w:rPr>
          <w:rFonts w:ascii="Arial" w:hAnsi="Arial" w:cs="Arial"/>
          <w:bCs/>
          <w:szCs w:val="22"/>
          <w:lang w:val="es-BO"/>
        </w:rPr>
        <w:t xml:space="preserve"> el costo en gasto de papel, ya que, al realizar la verificación del documento dando validez con una firma digital, este solo realizará una sola impresión del documento para su entrega y el archivado del mismo, también se </w:t>
      </w:r>
      <w:r w:rsidR="00DA77E2">
        <w:rPr>
          <w:rFonts w:ascii="Arial" w:hAnsi="Arial" w:cs="Arial"/>
          <w:bCs/>
          <w:szCs w:val="22"/>
          <w:lang w:val="es-BO"/>
        </w:rPr>
        <w:t xml:space="preserve">considera el ahorro </w:t>
      </w:r>
      <w:r>
        <w:rPr>
          <w:rFonts w:ascii="Arial" w:hAnsi="Arial" w:cs="Arial"/>
          <w:bCs/>
          <w:szCs w:val="22"/>
          <w:lang w:val="es-BO"/>
        </w:rPr>
        <w:t>en</w:t>
      </w:r>
      <w:r w:rsidR="00DA77E2">
        <w:rPr>
          <w:rFonts w:ascii="Arial" w:hAnsi="Arial" w:cs="Arial"/>
          <w:bCs/>
          <w:szCs w:val="22"/>
          <w:lang w:val="es-BO"/>
        </w:rPr>
        <w:t xml:space="preserve"> </w:t>
      </w:r>
      <w:r>
        <w:rPr>
          <w:rFonts w:ascii="Arial" w:hAnsi="Arial" w:cs="Arial"/>
          <w:bCs/>
          <w:szCs w:val="22"/>
          <w:lang w:val="es-BO"/>
        </w:rPr>
        <w:t>gasto por transporte por mandar el documento a la decanatura para corregirlo.</w:t>
      </w:r>
    </w:p>
    <w:p w14:paraId="6E71040C" w14:textId="3CB89C96" w:rsidR="00DA77E2" w:rsidRPr="00DA77E2" w:rsidRDefault="00DA77E2" w:rsidP="0005402C">
      <w:pPr>
        <w:numPr>
          <w:ilvl w:val="0"/>
          <w:numId w:val="37"/>
        </w:numPr>
        <w:spacing w:before="240"/>
        <w:jc w:val="both"/>
        <w:rPr>
          <w:rFonts w:ascii="Arial" w:hAnsi="Arial" w:cs="Arial"/>
          <w:b/>
          <w:bCs/>
          <w:szCs w:val="22"/>
          <w:lang w:val="es-BO"/>
        </w:rPr>
      </w:pPr>
      <w:r w:rsidRPr="00DA77E2">
        <w:rPr>
          <w:rFonts w:ascii="Arial" w:hAnsi="Arial" w:cs="Arial"/>
          <w:b/>
          <w:bCs/>
          <w:szCs w:val="22"/>
          <w:lang w:val="es-BO"/>
        </w:rPr>
        <w:t>Tecnológica</w:t>
      </w:r>
    </w:p>
    <w:p w14:paraId="0FA55AA2" w14:textId="51A49B57" w:rsidR="00430C72" w:rsidRPr="00A576F3" w:rsidRDefault="00B71271" w:rsidP="00430C72">
      <w:pPr>
        <w:spacing w:before="240"/>
        <w:jc w:val="both"/>
        <w:rPr>
          <w:rFonts w:ascii="Arial" w:hAnsi="Arial"/>
          <w:szCs w:val="22"/>
          <w:lang w:val="es-BO"/>
        </w:rPr>
      </w:pPr>
      <w:r w:rsidRPr="00A576F3">
        <w:rPr>
          <w:rFonts w:ascii="Arial" w:hAnsi="Arial" w:cs="Arial"/>
          <w:szCs w:val="22"/>
          <w:lang w:val="es-BO"/>
        </w:rPr>
        <w:t xml:space="preserve">El trabajo </w:t>
      </w:r>
      <w:r>
        <w:rPr>
          <w:rFonts w:ascii="Arial" w:hAnsi="Arial" w:cs="Arial"/>
          <w:szCs w:val="22"/>
          <w:lang w:val="es-BO"/>
        </w:rPr>
        <w:t>t</w:t>
      </w:r>
      <w:r w:rsidR="00DA77E2">
        <w:rPr>
          <w:rFonts w:ascii="Arial" w:hAnsi="Arial" w:cs="Arial"/>
          <w:szCs w:val="22"/>
          <w:lang w:val="es-BO"/>
        </w:rPr>
        <w:t xml:space="preserve">iene </w:t>
      </w:r>
      <w:r>
        <w:rPr>
          <w:rFonts w:ascii="Arial" w:hAnsi="Arial" w:cs="Arial"/>
          <w:szCs w:val="22"/>
          <w:lang w:val="es-BO"/>
        </w:rPr>
        <w:t xml:space="preserve">uso de </w:t>
      </w:r>
      <w:r w:rsidRPr="00A576F3">
        <w:rPr>
          <w:rFonts w:ascii="Arial" w:hAnsi="Arial" w:cs="Arial"/>
          <w:szCs w:val="22"/>
          <w:lang w:val="es-BO"/>
        </w:rPr>
        <w:t xml:space="preserve">herramientas de programación de </w:t>
      </w:r>
      <w:r>
        <w:rPr>
          <w:rFonts w:ascii="Arial" w:hAnsi="Arial" w:cs="Arial"/>
          <w:szCs w:val="22"/>
          <w:lang w:val="es-BO"/>
        </w:rPr>
        <w:t xml:space="preserve">open </w:t>
      </w:r>
      <w:proofErr w:type="spellStart"/>
      <w:r>
        <w:rPr>
          <w:rFonts w:ascii="Arial" w:hAnsi="Arial" w:cs="Arial"/>
          <w:szCs w:val="22"/>
          <w:lang w:val="es-BO"/>
        </w:rPr>
        <w:t>source</w:t>
      </w:r>
      <w:proofErr w:type="spellEnd"/>
      <w:r w:rsidRPr="00A576F3">
        <w:rPr>
          <w:rFonts w:ascii="Arial" w:hAnsi="Arial" w:cs="Arial"/>
          <w:szCs w:val="22"/>
          <w:lang w:val="es-BO"/>
        </w:rPr>
        <w:t xml:space="preserve">, como ser: </w:t>
      </w:r>
      <w:r w:rsidRPr="00A576F3">
        <w:rPr>
          <w:rFonts w:ascii="Arial" w:hAnsi="Arial" w:cs="Arial"/>
          <w:b/>
          <w:bCs/>
          <w:szCs w:val="22"/>
          <w:lang w:val="es-BO"/>
        </w:rPr>
        <w:t>JavaScript</w:t>
      </w:r>
      <w:r w:rsidRPr="00A576F3">
        <w:rPr>
          <w:rFonts w:ascii="Arial" w:hAnsi="Arial" w:cs="Arial"/>
          <w:szCs w:val="22"/>
          <w:lang w:val="es-BO"/>
        </w:rPr>
        <w:t xml:space="preserve">, </w:t>
      </w:r>
      <w:r w:rsidRPr="00A576F3">
        <w:rPr>
          <w:rFonts w:ascii="Arial" w:hAnsi="Arial" w:cs="Arial"/>
          <w:b/>
          <w:bCs/>
          <w:szCs w:val="22"/>
          <w:lang w:val="es-BO"/>
        </w:rPr>
        <w:t>Node.js</w:t>
      </w:r>
      <w:r w:rsidRPr="00A576F3">
        <w:rPr>
          <w:rFonts w:ascii="Arial" w:hAnsi="Arial" w:cs="Arial"/>
          <w:szCs w:val="22"/>
          <w:lang w:val="es-BO"/>
        </w:rPr>
        <w:t xml:space="preserve">, </w:t>
      </w:r>
      <w:r w:rsidRPr="00A576F3">
        <w:rPr>
          <w:rFonts w:ascii="Arial" w:hAnsi="Arial" w:cs="Arial"/>
          <w:b/>
          <w:bCs/>
          <w:szCs w:val="22"/>
          <w:lang w:val="es-BO"/>
        </w:rPr>
        <w:t>React, PostgreSQL 15, Visual estudio Code,</w:t>
      </w:r>
      <w:r w:rsidRPr="00A576F3">
        <w:rPr>
          <w:rFonts w:ascii="Arial" w:hAnsi="Arial" w:cs="Arial"/>
          <w:szCs w:val="22"/>
          <w:lang w:val="es-BO"/>
        </w:rPr>
        <w:t xml:space="preserve"> </w:t>
      </w:r>
      <w:r w:rsidRPr="00A576F3">
        <w:rPr>
          <w:rFonts w:ascii="Arial" w:hAnsi="Arial" w:cs="Arial"/>
          <w:b/>
          <w:bCs/>
          <w:szCs w:val="22"/>
          <w:lang w:val="es-BO"/>
        </w:rPr>
        <w:t>Docke</w:t>
      </w:r>
      <w:r w:rsidRPr="00A576F3">
        <w:rPr>
          <w:rFonts w:ascii="Arial" w:hAnsi="Arial" w:cs="Arial"/>
          <w:szCs w:val="22"/>
          <w:lang w:val="es-BO"/>
        </w:rPr>
        <w:t>r</w:t>
      </w:r>
      <w:r>
        <w:rPr>
          <w:rFonts w:ascii="Arial" w:hAnsi="Arial" w:cs="Arial"/>
          <w:szCs w:val="22"/>
          <w:lang w:val="es-BO"/>
        </w:rPr>
        <w:t xml:space="preserve"> </w:t>
      </w:r>
      <w:r w:rsidRPr="00E264C4">
        <w:rPr>
          <w:rFonts w:ascii="Arial" w:hAnsi="Arial" w:cs="Arial"/>
          <w:b/>
          <w:bCs/>
          <w:szCs w:val="22"/>
          <w:lang w:val="es-BO"/>
        </w:rPr>
        <w:t xml:space="preserve">y </w:t>
      </w:r>
      <w:r>
        <w:rPr>
          <w:rFonts w:ascii="Arial" w:hAnsi="Arial" w:cs="Arial"/>
          <w:b/>
          <w:bCs/>
          <w:szCs w:val="22"/>
          <w:lang w:val="es-BO"/>
        </w:rPr>
        <w:t>Postman</w:t>
      </w:r>
      <w:r>
        <w:rPr>
          <w:rFonts w:ascii="Arial" w:hAnsi="Arial" w:cs="Arial"/>
          <w:szCs w:val="22"/>
          <w:lang w:val="es-BO"/>
        </w:rPr>
        <w:t xml:space="preserve">, la base de datos </w:t>
      </w:r>
      <w:r w:rsidR="00DA77E2">
        <w:rPr>
          <w:rFonts w:ascii="Arial" w:hAnsi="Arial" w:cs="Arial"/>
          <w:szCs w:val="22"/>
          <w:lang w:val="es-BO"/>
        </w:rPr>
        <w:t xml:space="preserve">es </w:t>
      </w:r>
      <w:r w:rsidRPr="00A576F3">
        <w:rPr>
          <w:rFonts w:ascii="Arial" w:hAnsi="Arial" w:cs="Arial"/>
          <w:szCs w:val="22"/>
          <w:lang w:val="es-BO"/>
        </w:rPr>
        <w:t>específicamente</w:t>
      </w:r>
      <w:r w:rsidRPr="00A576F3">
        <w:rPr>
          <w:rFonts w:ascii="Arial" w:hAnsi="Arial" w:cs="Arial"/>
          <w:b/>
          <w:bCs/>
          <w:szCs w:val="22"/>
          <w:lang w:val="es-BO"/>
        </w:rPr>
        <w:t xml:space="preserve"> </w:t>
      </w:r>
      <w:r w:rsidRPr="00E264C4">
        <w:rPr>
          <w:rFonts w:ascii="Arial" w:hAnsi="Arial" w:cs="Arial"/>
          <w:szCs w:val="22"/>
          <w:lang w:val="es-BO"/>
        </w:rPr>
        <w:t>la versión 15</w:t>
      </w:r>
      <w:r>
        <w:rPr>
          <w:rFonts w:ascii="Arial" w:hAnsi="Arial" w:cs="Arial"/>
          <w:b/>
          <w:bCs/>
          <w:szCs w:val="22"/>
          <w:lang w:val="es-BO"/>
        </w:rPr>
        <w:t xml:space="preserve"> </w:t>
      </w:r>
      <w:r w:rsidRPr="00A576F3">
        <w:rPr>
          <w:rFonts w:ascii="Arial" w:hAnsi="Arial" w:cs="Arial"/>
          <w:szCs w:val="22"/>
          <w:lang w:val="es-BO"/>
        </w:rPr>
        <w:t xml:space="preserve">para tener conexión sin errores con el datacenter de la universidad central, estos programas </w:t>
      </w:r>
      <w:r>
        <w:rPr>
          <w:rFonts w:ascii="Arial" w:hAnsi="Arial" w:cs="Arial"/>
          <w:szCs w:val="22"/>
          <w:lang w:val="es-BO"/>
        </w:rPr>
        <w:t xml:space="preserve">son de uso </w:t>
      </w:r>
      <w:r w:rsidRPr="00A576F3">
        <w:rPr>
          <w:rFonts w:ascii="Arial" w:hAnsi="Arial" w:cs="Arial"/>
          <w:szCs w:val="22"/>
          <w:lang w:val="es-BO"/>
        </w:rPr>
        <w:t xml:space="preserve">gratuito permitiendo </w:t>
      </w:r>
      <w:r w:rsidR="00DA77E2">
        <w:rPr>
          <w:rFonts w:ascii="Arial" w:hAnsi="Arial" w:cs="Arial"/>
          <w:szCs w:val="22"/>
          <w:lang w:val="es-BO"/>
        </w:rPr>
        <w:t xml:space="preserve">libre uso </w:t>
      </w:r>
      <w:r w:rsidRPr="00A576F3">
        <w:rPr>
          <w:rFonts w:ascii="Arial" w:hAnsi="Arial" w:cs="Arial"/>
          <w:szCs w:val="22"/>
          <w:lang w:val="es-BO"/>
        </w:rPr>
        <w:t xml:space="preserve">de gastos para realizar la </w:t>
      </w:r>
      <w:r>
        <w:rPr>
          <w:rFonts w:ascii="Arial" w:hAnsi="Arial" w:cs="Arial"/>
          <w:szCs w:val="22"/>
          <w:lang w:val="es-BO"/>
        </w:rPr>
        <w:t xml:space="preserve">aplicación </w:t>
      </w:r>
      <w:r w:rsidRPr="00A576F3">
        <w:rPr>
          <w:rFonts w:ascii="Arial" w:hAnsi="Arial" w:cs="Arial"/>
          <w:szCs w:val="22"/>
          <w:lang w:val="es-BO"/>
        </w:rPr>
        <w:t>web</w:t>
      </w:r>
      <w:r w:rsidRPr="00A576F3">
        <w:rPr>
          <w:rFonts w:ascii="Arial" w:hAnsi="Arial" w:cs="Arial"/>
          <w:bCs/>
          <w:szCs w:val="22"/>
          <w:lang w:val="es-BO"/>
        </w:rPr>
        <w:t>.</w:t>
      </w:r>
    </w:p>
    <w:p w14:paraId="5592B3E5" w14:textId="704417F4" w:rsidR="00430C72" w:rsidRDefault="00430C72" w:rsidP="00430C72">
      <w:pPr>
        <w:spacing w:before="240" w:line="360" w:lineRule="auto"/>
        <w:jc w:val="both"/>
        <w:rPr>
          <w:rFonts w:ascii="Arial" w:hAnsi="Arial" w:cs="Arial"/>
          <w:szCs w:val="22"/>
          <w:lang w:val="es-BO"/>
        </w:rPr>
      </w:pPr>
      <w:r>
        <w:rPr>
          <w:rFonts w:ascii="Arial" w:hAnsi="Arial" w:cs="Arial"/>
          <w:szCs w:val="22"/>
          <w:lang w:val="es-BO"/>
        </w:rPr>
        <w:t xml:space="preserve">Finalmente, fue elaborado un </w:t>
      </w:r>
      <w:r w:rsidRPr="00430C72">
        <w:rPr>
          <w:rFonts w:ascii="Arial" w:hAnsi="Arial" w:cs="Arial"/>
          <w:b/>
          <w:bCs/>
          <w:szCs w:val="22"/>
          <w:lang w:val="es-BO"/>
        </w:rPr>
        <w:t>Cronograma de trabajo</w:t>
      </w:r>
      <w:r w:rsidRPr="00A576F3">
        <w:rPr>
          <w:rFonts w:ascii="Arial" w:hAnsi="Arial" w:cs="Arial"/>
          <w:szCs w:val="22"/>
          <w:lang w:val="es-BO"/>
        </w:rPr>
        <w:t>, se establecen hitos y plazos claros que servirán como puntos de referencia para evaluar el progreso del proyecto y realizar ajustes según sea necesario</w:t>
      </w:r>
      <w:r>
        <w:rPr>
          <w:rFonts w:ascii="Arial" w:hAnsi="Arial" w:cs="Arial"/>
          <w:szCs w:val="22"/>
          <w:lang w:val="es-BO"/>
        </w:rPr>
        <w:t xml:space="preserve"> mostrándose en la siguiente tabla</w:t>
      </w:r>
      <w:r w:rsidRPr="00A576F3">
        <w:rPr>
          <w:rFonts w:ascii="Arial" w:hAnsi="Arial" w:cs="Arial"/>
          <w:szCs w:val="22"/>
          <w:lang w:val="es-BO"/>
        </w:rPr>
        <w:t>. (</w:t>
      </w:r>
      <w:r w:rsidRPr="00430C72">
        <w:rPr>
          <w:rFonts w:ascii="Arial" w:hAnsi="Arial" w:cs="Arial"/>
          <w:b/>
          <w:bCs/>
          <w:szCs w:val="22"/>
          <w:lang w:val="es-BO"/>
        </w:rPr>
        <w:t>Ver Anexo 4</w:t>
      </w:r>
      <w:r w:rsidRPr="00A576F3">
        <w:rPr>
          <w:rFonts w:ascii="Arial" w:hAnsi="Arial" w:cs="Arial"/>
          <w:szCs w:val="22"/>
          <w:lang w:val="es-BO"/>
        </w:rPr>
        <w:t>)</w:t>
      </w:r>
    </w:p>
    <w:p w14:paraId="3CA470E8" w14:textId="77777777" w:rsidR="00430C72" w:rsidRPr="00DA77E2" w:rsidRDefault="00430C72" w:rsidP="0005402C">
      <w:pPr>
        <w:spacing w:before="240"/>
        <w:jc w:val="both"/>
        <w:rPr>
          <w:rFonts w:ascii="Arial" w:hAnsi="Arial" w:cs="Arial"/>
          <w:szCs w:val="22"/>
          <w:lang w:val="es-BO"/>
        </w:rPr>
      </w:pPr>
    </w:p>
    <w:p w14:paraId="1E59E7EE" w14:textId="27B6F1BF" w:rsidR="003F62F9" w:rsidRDefault="003F62F9" w:rsidP="0005402C">
      <w:pPr>
        <w:spacing w:before="240"/>
        <w:jc w:val="both"/>
        <w:rPr>
          <w:rFonts w:ascii="Arial" w:hAnsi="Arial" w:cs="Arial"/>
          <w:szCs w:val="22"/>
          <w:lang w:val="es-BO"/>
        </w:rPr>
      </w:pPr>
    </w:p>
    <w:p w14:paraId="2E05F83F" w14:textId="77777777" w:rsidR="0005402C" w:rsidRDefault="0005402C" w:rsidP="0005402C">
      <w:pPr>
        <w:spacing w:before="240"/>
        <w:jc w:val="both"/>
        <w:rPr>
          <w:rFonts w:ascii="Arial" w:hAnsi="Arial" w:cs="Arial"/>
          <w:szCs w:val="22"/>
          <w:lang w:val="es-BO"/>
        </w:rPr>
      </w:pPr>
    </w:p>
    <w:p w14:paraId="4F877EF9" w14:textId="77777777" w:rsidR="0005402C" w:rsidRPr="0005402C" w:rsidRDefault="0005402C" w:rsidP="0005402C">
      <w:pPr>
        <w:spacing w:before="240"/>
        <w:jc w:val="both"/>
        <w:rPr>
          <w:rFonts w:ascii="Arial" w:hAnsi="Arial" w:cs="Arial"/>
          <w:szCs w:val="22"/>
          <w:lang w:val="es-BO"/>
        </w:rPr>
      </w:pPr>
    </w:p>
    <w:p w14:paraId="376708B6" w14:textId="77777777" w:rsidR="003F62F9" w:rsidRDefault="003F62F9" w:rsidP="0005402C">
      <w:pPr>
        <w:spacing w:before="240"/>
        <w:jc w:val="center"/>
        <w:rPr>
          <w:rFonts w:ascii="Arial" w:hAnsi="Arial" w:cs="Arial"/>
          <w:b/>
          <w:bCs/>
          <w:sz w:val="40"/>
          <w:szCs w:val="40"/>
          <w:lang w:val="es-BO"/>
        </w:rPr>
      </w:pPr>
    </w:p>
    <w:p w14:paraId="69B62820" w14:textId="77777777" w:rsidR="0005402C" w:rsidRDefault="0005402C" w:rsidP="0005402C">
      <w:pPr>
        <w:spacing w:before="240"/>
        <w:jc w:val="center"/>
        <w:rPr>
          <w:rFonts w:ascii="Arial" w:hAnsi="Arial" w:cs="Arial"/>
          <w:b/>
          <w:bCs/>
          <w:sz w:val="56"/>
          <w:szCs w:val="56"/>
          <w:lang w:val="es-BO"/>
        </w:rPr>
      </w:pPr>
    </w:p>
    <w:p w14:paraId="6498689F" w14:textId="77777777" w:rsidR="0005402C" w:rsidRDefault="0005402C" w:rsidP="0005402C">
      <w:pPr>
        <w:spacing w:before="240"/>
        <w:jc w:val="center"/>
        <w:rPr>
          <w:rFonts w:ascii="Arial" w:hAnsi="Arial" w:cs="Arial"/>
          <w:b/>
          <w:bCs/>
          <w:sz w:val="56"/>
          <w:szCs w:val="56"/>
          <w:lang w:val="es-BO"/>
        </w:rPr>
      </w:pPr>
    </w:p>
    <w:p w14:paraId="05567B6D" w14:textId="77777777" w:rsidR="0005402C" w:rsidRDefault="0005402C" w:rsidP="0005402C">
      <w:pPr>
        <w:spacing w:before="240"/>
        <w:jc w:val="center"/>
        <w:rPr>
          <w:rFonts w:ascii="Arial" w:hAnsi="Arial" w:cs="Arial"/>
          <w:b/>
          <w:bCs/>
          <w:sz w:val="56"/>
          <w:szCs w:val="56"/>
          <w:lang w:val="es-BO"/>
        </w:rPr>
      </w:pPr>
    </w:p>
    <w:p w14:paraId="4D197B9E" w14:textId="45F28EA0" w:rsidR="003F62F9" w:rsidRPr="003F62F9" w:rsidRDefault="003F62F9" w:rsidP="0005402C">
      <w:pPr>
        <w:spacing w:before="240"/>
        <w:jc w:val="center"/>
        <w:rPr>
          <w:rFonts w:ascii="Arial" w:hAnsi="Arial" w:cs="Arial"/>
          <w:b/>
          <w:bCs/>
          <w:sz w:val="56"/>
          <w:szCs w:val="56"/>
          <w:lang w:val="es-BO"/>
        </w:rPr>
      </w:pPr>
      <w:r w:rsidRPr="003F62F9">
        <w:rPr>
          <w:rFonts w:ascii="Arial" w:hAnsi="Arial" w:cs="Arial"/>
          <w:b/>
          <w:bCs/>
          <w:sz w:val="56"/>
          <w:szCs w:val="56"/>
          <w:lang w:val="es-BO"/>
        </w:rPr>
        <w:t xml:space="preserve">CAPITULO I </w:t>
      </w:r>
      <w:r w:rsidRPr="003F62F9">
        <w:rPr>
          <w:rFonts w:ascii="Arial" w:hAnsi="Arial" w:cs="Arial"/>
          <w:b/>
          <w:bCs/>
          <w:sz w:val="56"/>
          <w:szCs w:val="56"/>
          <w:lang w:val="es-BO"/>
        </w:rPr>
        <w:br/>
        <w:t>MARCO DE REFERENCIA</w:t>
      </w:r>
    </w:p>
    <w:p w14:paraId="59DF740B" w14:textId="77777777" w:rsidR="003F62F9" w:rsidRDefault="003F62F9" w:rsidP="0005402C">
      <w:pPr>
        <w:spacing w:before="240"/>
        <w:jc w:val="center"/>
        <w:rPr>
          <w:rFonts w:ascii="Arial" w:hAnsi="Arial" w:cs="Arial"/>
          <w:b/>
          <w:bCs/>
          <w:sz w:val="40"/>
          <w:szCs w:val="40"/>
          <w:lang w:val="es-BO"/>
        </w:rPr>
      </w:pPr>
    </w:p>
    <w:p w14:paraId="2FBF481C" w14:textId="77777777" w:rsidR="003F62F9" w:rsidRDefault="003F62F9" w:rsidP="0005402C">
      <w:pPr>
        <w:spacing w:before="240"/>
        <w:jc w:val="center"/>
        <w:rPr>
          <w:rFonts w:ascii="Arial" w:hAnsi="Arial" w:cs="Arial"/>
          <w:b/>
          <w:bCs/>
          <w:sz w:val="40"/>
          <w:szCs w:val="40"/>
          <w:lang w:val="es-BO"/>
        </w:rPr>
      </w:pPr>
    </w:p>
    <w:p w14:paraId="60C95D86" w14:textId="77777777" w:rsidR="003F62F9" w:rsidRDefault="003F62F9" w:rsidP="0005402C">
      <w:pPr>
        <w:spacing w:before="240"/>
        <w:jc w:val="center"/>
        <w:rPr>
          <w:rFonts w:ascii="Arial" w:hAnsi="Arial" w:cs="Arial"/>
          <w:b/>
          <w:bCs/>
          <w:sz w:val="40"/>
          <w:szCs w:val="40"/>
          <w:lang w:val="es-BO"/>
        </w:rPr>
      </w:pPr>
    </w:p>
    <w:p w14:paraId="68DFC4EE" w14:textId="77777777" w:rsidR="003F62F9" w:rsidRDefault="003F62F9" w:rsidP="0005402C">
      <w:pPr>
        <w:spacing w:before="240"/>
        <w:jc w:val="center"/>
        <w:rPr>
          <w:rFonts w:ascii="Arial" w:hAnsi="Arial" w:cs="Arial"/>
          <w:b/>
          <w:bCs/>
          <w:sz w:val="40"/>
          <w:szCs w:val="40"/>
          <w:lang w:val="es-BO"/>
        </w:rPr>
      </w:pPr>
    </w:p>
    <w:p w14:paraId="0063C27B" w14:textId="17814BBE" w:rsidR="003F62F9" w:rsidRDefault="003F62F9" w:rsidP="0005402C">
      <w:pPr>
        <w:spacing w:before="240"/>
        <w:jc w:val="center"/>
        <w:rPr>
          <w:rFonts w:ascii="Arial" w:hAnsi="Arial" w:cs="Arial"/>
          <w:szCs w:val="22"/>
          <w:lang w:val="es-BO"/>
        </w:rPr>
      </w:pPr>
      <w:r>
        <w:rPr>
          <w:rFonts w:ascii="Arial" w:hAnsi="Arial" w:cs="Arial"/>
          <w:szCs w:val="22"/>
          <w:lang w:val="es-BO"/>
        </w:rPr>
        <w:br w:type="page"/>
      </w:r>
    </w:p>
    <w:p w14:paraId="3A3DA2B5" w14:textId="77777777" w:rsidR="003F62F9" w:rsidRPr="006E7173" w:rsidRDefault="003F62F9" w:rsidP="0005402C">
      <w:pPr>
        <w:spacing w:before="240"/>
        <w:jc w:val="both"/>
        <w:rPr>
          <w:rFonts w:ascii="Arial" w:hAnsi="Arial" w:cs="Arial"/>
          <w:szCs w:val="22"/>
          <w:lang w:val="es-BO"/>
        </w:rPr>
      </w:pPr>
    </w:p>
    <w:p w14:paraId="4BD65B86" w14:textId="1B0E8D82" w:rsidR="00346C11" w:rsidRPr="00A576F3" w:rsidRDefault="005633E7" w:rsidP="0005402C">
      <w:pPr>
        <w:pStyle w:val="Ttulo1"/>
        <w:jc w:val="both"/>
        <w:rPr>
          <w:rFonts w:ascii="Arial" w:hAnsi="Arial"/>
          <w:sz w:val="22"/>
          <w:szCs w:val="22"/>
          <w:lang w:val="es-BO"/>
        </w:rPr>
      </w:pPr>
      <w:bookmarkStart w:id="7" w:name="_Toc167227153"/>
      <w:bookmarkStart w:id="8" w:name="_Toc176812663"/>
      <w:bookmarkEnd w:id="1"/>
      <w:r>
        <w:rPr>
          <w:rFonts w:ascii="Arial" w:hAnsi="Arial"/>
          <w:sz w:val="22"/>
          <w:szCs w:val="22"/>
          <w:lang w:val="es-BO"/>
        </w:rPr>
        <w:t>1</w:t>
      </w:r>
      <w:r w:rsidR="00C04880" w:rsidRPr="00A576F3">
        <w:rPr>
          <w:rFonts w:ascii="Arial" w:hAnsi="Arial"/>
          <w:sz w:val="22"/>
          <w:szCs w:val="22"/>
          <w:lang w:val="es-BO"/>
        </w:rPr>
        <w:t xml:space="preserve">. </w:t>
      </w:r>
      <w:bookmarkEnd w:id="7"/>
      <w:bookmarkEnd w:id="8"/>
      <w:r w:rsidR="00335F4B">
        <w:rPr>
          <w:rFonts w:ascii="Arial" w:hAnsi="Arial"/>
          <w:sz w:val="22"/>
          <w:szCs w:val="22"/>
          <w:lang w:val="es-BO"/>
        </w:rPr>
        <w:t>MARCO DE REFERENCIA</w:t>
      </w:r>
    </w:p>
    <w:p w14:paraId="68F33480" w14:textId="44B8DFBF" w:rsidR="00A962F5" w:rsidRPr="00A576F3" w:rsidRDefault="005633E7" w:rsidP="0005402C">
      <w:pPr>
        <w:pStyle w:val="Ttulo2"/>
        <w:jc w:val="both"/>
        <w:rPr>
          <w:rFonts w:ascii="Arial" w:hAnsi="Arial"/>
          <w:sz w:val="22"/>
          <w:szCs w:val="22"/>
        </w:rPr>
      </w:pPr>
      <w:bookmarkStart w:id="9" w:name="_Toc167227154"/>
      <w:bookmarkStart w:id="10" w:name="_Toc176812664"/>
      <w:r>
        <w:rPr>
          <w:rFonts w:ascii="Arial" w:hAnsi="Arial"/>
          <w:sz w:val="22"/>
          <w:szCs w:val="22"/>
        </w:rPr>
        <w:t>1</w:t>
      </w:r>
      <w:r w:rsidR="00C04880" w:rsidRPr="00A576F3">
        <w:rPr>
          <w:rFonts w:ascii="Arial" w:hAnsi="Arial"/>
          <w:sz w:val="22"/>
          <w:szCs w:val="22"/>
        </w:rPr>
        <w:t xml:space="preserve">.1. </w:t>
      </w:r>
      <w:r w:rsidR="00346C11" w:rsidRPr="00A576F3">
        <w:rPr>
          <w:rFonts w:ascii="Arial" w:hAnsi="Arial"/>
          <w:sz w:val="22"/>
          <w:szCs w:val="22"/>
        </w:rPr>
        <w:t>Introducción</w:t>
      </w:r>
      <w:bookmarkEnd w:id="9"/>
      <w:bookmarkEnd w:id="10"/>
    </w:p>
    <w:p w14:paraId="3408DDAC" w14:textId="77CA3579" w:rsidR="00A962F5" w:rsidRPr="00A576F3" w:rsidRDefault="00A962F5" w:rsidP="0005402C">
      <w:pPr>
        <w:spacing w:before="240"/>
        <w:jc w:val="both"/>
        <w:rPr>
          <w:rFonts w:ascii="Arial" w:hAnsi="Arial" w:cs="Arial"/>
          <w:szCs w:val="22"/>
          <w:lang w:val="es-BO"/>
        </w:rPr>
      </w:pPr>
      <w:r w:rsidRPr="00A576F3">
        <w:rPr>
          <w:rFonts w:ascii="Arial" w:hAnsi="Arial" w:cs="Arial"/>
          <w:szCs w:val="22"/>
          <w:lang w:val="es-BO"/>
        </w:rPr>
        <w:t>Para respaldar y fundamentar las bases conceptuales y metodológicas que sustentar</w:t>
      </w:r>
      <w:r w:rsidR="008E670E">
        <w:rPr>
          <w:rFonts w:ascii="Arial" w:hAnsi="Arial" w:cs="Arial"/>
          <w:szCs w:val="22"/>
          <w:lang w:val="es-BO"/>
        </w:rPr>
        <w:t>o</w:t>
      </w:r>
      <w:r w:rsidRPr="00A576F3">
        <w:rPr>
          <w:rFonts w:ascii="Arial" w:hAnsi="Arial" w:cs="Arial"/>
          <w:szCs w:val="22"/>
          <w:lang w:val="es-BO"/>
        </w:rPr>
        <w:t>n el desarrollo de la Plataforma Web para la Gestión de Convocatorias en la Universidad Autónoma Tomás Frías. Este marco teórico proporcionará una visión general de los fundamentos, teorías y enfoques que guiarán el diseño, implementación y evaluación de la plataforma.</w:t>
      </w:r>
    </w:p>
    <w:p w14:paraId="1F72B959" w14:textId="77DE0394" w:rsidR="0056263F" w:rsidRPr="00A576F3" w:rsidRDefault="004542B4" w:rsidP="0005402C">
      <w:pPr>
        <w:spacing w:before="240"/>
        <w:jc w:val="both"/>
        <w:rPr>
          <w:rFonts w:ascii="Arial" w:hAnsi="Arial" w:cs="Arial"/>
          <w:szCs w:val="22"/>
          <w:lang w:val="es-BO"/>
        </w:rPr>
      </w:pPr>
      <w:r w:rsidRPr="00A576F3">
        <w:rPr>
          <w:rFonts w:ascii="Arial" w:hAnsi="Arial" w:cs="Arial"/>
          <w:szCs w:val="22"/>
          <w:lang w:val="es-BO"/>
        </w:rPr>
        <w:t xml:space="preserve">Dando inicio </w:t>
      </w:r>
      <w:r w:rsidR="00A90099" w:rsidRPr="00A576F3">
        <w:rPr>
          <w:rFonts w:ascii="Arial" w:hAnsi="Arial" w:cs="Arial"/>
          <w:szCs w:val="22"/>
          <w:lang w:val="es-BO"/>
        </w:rPr>
        <w:t xml:space="preserve">al proceso de creación de una </w:t>
      </w:r>
      <w:r w:rsidRPr="00A576F3">
        <w:rPr>
          <w:rFonts w:ascii="Arial" w:hAnsi="Arial" w:cs="Arial"/>
          <w:szCs w:val="22"/>
          <w:lang w:val="es-BO"/>
        </w:rPr>
        <w:t>convocatoria</w:t>
      </w:r>
      <w:r w:rsidR="00A90099" w:rsidRPr="00A576F3">
        <w:rPr>
          <w:rFonts w:ascii="Arial" w:hAnsi="Arial" w:cs="Arial"/>
          <w:szCs w:val="22"/>
          <w:lang w:val="es-BO"/>
        </w:rPr>
        <w:t>, desde su inicio hasta su final, el proceso comienza con la idea de lanza una convocatoria por</w:t>
      </w:r>
      <w:r w:rsidRPr="00A576F3">
        <w:rPr>
          <w:rFonts w:ascii="Arial" w:hAnsi="Arial" w:cs="Arial"/>
          <w:szCs w:val="22"/>
          <w:lang w:val="es-BO"/>
        </w:rPr>
        <w:t xml:space="preserve"> parte de una carrera o facultad</w:t>
      </w:r>
      <w:r w:rsidR="0056263F" w:rsidRPr="00A576F3">
        <w:rPr>
          <w:rFonts w:ascii="Arial" w:hAnsi="Arial" w:cs="Arial"/>
          <w:szCs w:val="22"/>
          <w:lang w:val="es-BO"/>
        </w:rPr>
        <w:t>. Esto implica la solicitud del documento con su respectiva resolución y dictamen, los cuales pueden variar dependiendo de si se trata de docentes o estudiantes.</w:t>
      </w:r>
      <w:r w:rsidRPr="00A576F3">
        <w:rPr>
          <w:rFonts w:ascii="Arial" w:hAnsi="Arial" w:cs="Arial"/>
          <w:szCs w:val="22"/>
          <w:lang w:val="es-BO"/>
        </w:rPr>
        <w:t xml:space="preserve"> </w:t>
      </w:r>
    </w:p>
    <w:p w14:paraId="27125B83" w14:textId="1B248ED6" w:rsidR="0056263F" w:rsidRPr="00A576F3" w:rsidRDefault="0056263F" w:rsidP="0005402C">
      <w:pPr>
        <w:spacing w:before="240"/>
        <w:jc w:val="both"/>
        <w:rPr>
          <w:rFonts w:ascii="Arial" w:hAnsi="Arial" w:cs="Arial"/>
          <w:szCs w:val="22"/>
          <w:lang w:val="es-BO"/>
        </w:rPr>
      </w:pPr>
      <w:r w:rsidRPr="00A576F3">
        <w:rPr>
          <w:rFonts w:ascii="Arial" w:hAnsi="Arial" w:cs="Arial"/>
          <w:szCs w:val="22"/>
          <w:lang w:val="es-BO"/>
        </w:rPr>
        <w:t xml:space="preserve">En el caso de los </w:t>
      </w:r>
      <w:r w:rsidR="004542B4" w:rsidRPr="00A576F3">
        <w:rPr>
          <w:rFonts w:ascii="Arial" w:hAnsi="Arial" w:cs="Arial"/>
          <w:szCs w:val="22"/>
          <w:lang w:val="es-BO"/>
        </w:rPr>
        <w:t>docentes</w:t>
      </w:r>
      <w:r w:rsidRPr="00A576F3">
        <w:rPr>
          <w:rFonts w:ascii="Arial" w:hAnsi="Arial" w:cs="Arial"/>
          <w:szCs w:val="22"/>
          <w:lang w:val="es-BO"/>
        </w:rPr>
        <w:t xml:space="preserve">, </w:t>
      </w:r>
      <w:r w:rsidR="004542B4" w:rsidRPr="00A576F3">
        <w:rPr>
          <w:rFonts w:ascii="Arial" w:hAnsi="Arial" w:cs="Arial"/>
          <w:szCs w:val="22"/>
          <w:lang w:val="es-BO"/>
        </w:rPr>
        <w:t xml:space="preserve">las convocatorias </w:t>
      </w:r>
      <w:r w:rsidRPr="00A576F3">
        <w:rPr>
          <w:rFonts w:ascii="Arial" w:hAnsi="Arial" w:cs="Arial"/>
          <w:szCs w:val="22"/>
          <w:lang w:val="es-BO"/>
        </w:rPr>
        <w:t xml:space="preserve">pueden ser </w:t>
      </w:r>
      <w:r w:rsidR="004542B4" w:rsidRPr="00A576F3">
        <w:rPr>
          <w:rFonts w:ascii="Arial" w:hAnsi="Arial" w:cs="Arial"/>
          <w:szCs w:val="22"/>
          <w:lang w:val="es-BO"/>
        </w:rPr>
        <w:t xml:space="preserve">docentes extraordinarios, consultores, invitados, ordinarios o de planta, </w:t>
      </w:r>
      <w:r w:rsidRPr="00A576F3">
        <w:rPr>
          <w:rFonts w:ascii="Arial" w:hAnsi="Arial" w:cs="Arial"/>
          <w:szCs w:val="22"/>
          <w:lang w:val="es-BO"/>
        </w:rPr>
        <w:t xml:space="preserve">ya sea de </w:t>
      </w:r>
      <w:r w:rsidR="004542B4" w:rsidRPr="00A576F3">
        <w:rPr>
          <w:rFonts w:ascii="Arial" w:hAnsi="Arial" w:cs="Arial"/>
          <w:szCs w:val="22"/>
          <w:lang w:val="es-BO"/>
        </w:rPr>
        <w:t>tiempo completo o horario</w:t>
      </w:r>
      <w:r w:rsidRPr="00A576F3">
        <w:rPr>
          <w:rFonts w:ascii="Arial" w:hAnsi="Arial" w:cs="Arial"/>
          <w:szCs w:val="22"/>
          <w:lang w:val="es-BO"/>
        </w:rPr>
        <w:t>. Estas convocatorias incluyen la designación de los docentes para sus respectivas materias, así como la emisión de la resolución y el dictamen. Este último documento contine los nombres de los docentes designados, junto con las materias que se les otorgo por este semestre. Una vez se emite el dictamen, este se envía al vicerrectorado para su verificación. Aquí se asegura que la información y los datos estén correctos antes de generar la nota de confirmación, la cual debe ser enviada a la facultad para obtener las firmas necesarias de los docentes y finalizar el proceso de la convocatoria; en caso de algún dato o requisito sea incorrecto, el documento será devuelto a la facultad para su corrección, y realizando esta, se proceder a la reasignación de dicho docente.</w:t>
      </w:r>
    </w:p>
    <w:p w14:paraId="422915F9" w14:textId="77777777" w:rsidR="0056263F" w:rsidRPr="00A576F3" w:rsidRDefault="0056263F" w:rsidP="0005402C">
      <w:pPr>
        <w:spacing w:before="240"/>
        <w:jc w:val="both"/>
        <w:rPr>
          <w:rFonts w:ascii="Arial" w:hAnsi="Arial" w:cs="Arial"/>
          <w:szCs w:val="22"/>
          <w:lang w:val="es-BO"/>
        </w:rPr>
      </w:pPr>
      <w:r w:rsidRPr="00A576F3">
        <w:rPr>
          <w:rFonts w:ascii="Arial" w:hAnsi="Arial" w:cs="Arial"/>
          <w:szCs w:val="22"/>
          <w:lang w:val="es-BO"/>
        </w:rPr>
        <w:lastRenderedPageBreak/>
        <w:t xml:space="preserve">Por otro lado, en el caso de los estudiantes, se otorgan becas como la </w:t>
      </w:r>
      <w:proofErr w:type="spellStart"/>
      <w:r w:rsidRPr="00A576F3">
        <w:rPr>
          <w:rFonts w:ascii="Arial" w:hAnsi="Arial" w:cs="Arial"/>
          <w:szCs w:val="22"/>
          <w:lang w:val="es-BO"/>
        </w:rPr>
        <w:t>auxiliatura</w:t>
      </w:r>
      <w:proofErr w:type="spellEnd"/>
      <w:r w:rsidRPr="00A576F3">
        <w:rPr>
          <w:rFonts w:ascii="Arial" w:hAnsi="Arial" w:cs="Arial"/>
          <w:szCs w:val="22"/>
          <w:lang w:val="es-BO"/>
        </w:rPr>
        <w:t xml:space="preserve"> de docencia, trabajo, investigación, graduación, entre otras. Este proceso también se inicia con la idea de la facultad para iniciar con dichas convocatorias, cumpliendo con los requisitos establecidos y enviando los nombres de los ganadores de las becas mediante sus designaciones que se presentara de igual manera en el dictamen. Posteriormente, se realiza la verificación de requisitos y nombres de los estudiantes seleccionados, comparando la cantidad de estudiantes en la materia a designar, antes de enviarlos con la verificación del vicerrectorado a las carreras para dar inicio a la beca.</w:t>
      </w:r>
    </w:p>
    <w:p w14:paraId="7A9A50DD" w14:textId="71401316" w:rsidR="00A962F5" w:rsidRPr="00A576F3" w:rsidRDefault="00A90099" w:rsidP="0005402C">
      <w:pPr>
        <w:spacing w:before="240"/>
        <w:jc w:val="both"/>
        <w:rPr>
          <w:rFonts w:ascii="Arial" w:hAnsi="Arial" w:cs="Arial"/>
          <w:szCs w:val="22"/>
          <w:lang w:val="es-BO"/>
        </w:rPr>
      </w:pPr>
      <w:r w:rsidRPr="00A576F3">
        <w:rPr>
          <w:rFonts w:ascii="Arial" w:hAnsi="Arial" w:cs="Arial"/>
          <w:szCs w:val="22"/>
          <w:lang w:val="es-BO"/>
        </w:rPr>
        <w:t xml:space="preserve"> </w:t>
      </w:r>
      <w:r w:rsidR="00A962F5" w:rsidRPr="00A576F3">
        <w:rPr>
          <w:rFonts w:ascii="Arial" w:hAnsi="Arial" w:cs="Arial"/>
          <w:szCs w:val="22"/>
          <w:lang w:val="es-BO"/>
        </w:rPr>
        <w:t>Esta recopilación abarca desde las pautas y técnicas hasta las metodologías y herramientas que se utilizaran a lo largo del proyecto. El objetivo de este proceso es obtener una comprensión sólida y definiciones claras que sirvan como referencia para el desarrollo y la implementación de la plataforma web en la Universidad Autónoma Tomás frías.</w:t>
      </w:r>
    </w:p>
    <w:p w14:paraId="5A963026" w14:textId="036C8DC3" w:rsidR="00A962F5" w:rsidRPr="00A576F3" w:rsidRDefault="005633E7" w:rsidP="0005402C">
      <w:pPr>
        <w:pStyle w:val="Ttulo2"/>
        <w:rPr>
          <w:rFonts w:ascii="Arial" w:hAnsi="Arial"/>
          <w:sz w:val="22"/>
          <w:szCs w:val="22"/>
          <w:lang w:val="es-BO"/>
        </w:rPr>
      </w:pPr>
      <w:bookmarkStart w:id="11" w:name="_Toc167227155"/>
      <w:bookmarkStart w:id="12" w:name="_Toc176812665"/>
      <w:r>
        <w:rPr>
          <w:rFonts w:ascii="Arial" w:hAnsi="Arial"/>
          <w:sz w:val="22"/>
          <w:szCs w:val="22"/>
          <w:lang w:val="es-BO"/>
        </w:rPr>
        <w:t>1</w:t>
      </w:r>
      <w:r w:rsidR="00C04880" w:rsidRPr="00A576F3">
        <w:rPr>
          <w:rFonts w:ascii="Arial" w:hAnsi="Arial"/>
          <w:sz w:val="22"/>
          <w:szCs w:val="22"/>
          <w:lang w:val="es-BO"/>
        </w:rPr>
        <w:t xml:space="preserve">.2. </w:t>
      </w:r>
      <w:r w:rsidR="004077CB" w:rsidRPr="00A576F3">
        <w:rPr>
          <w:rFonts w:ascii="Arial" w:hAnsi="Arial"/>
          <w:sz w:val="22"/>
          <w:szCs w:val="22"/>
          <w:lang w:val="es-BO"/>
        </w:rPr>
        <w:t>Fundamentos sobre las plataformas de gestión de convocatorias</w:t>
      </w:r>
      <w:bookmarkEnd w:id="11"/>
      <w:bookmarkEnd w:id="12"/>
    </w:p>
    <w:p w14:paraId="039D7215" w14:textId="4B1DACB6" w:rsidR="00A962F5" w:rsidRPr="00A576F3" w:rsidRDefault="00A962F5" w:rsidP="0005402C">
      <w:pPr>
        <w:spacing w:before="240"/>
        <w:jc w:val="both"/>
        <w:rPr>
          <w:rFonts w:ascii="Arial" w:hAnsi="Arial" w:cs="Arial"/>
          <w:szCs w:val="22"/>
          <w:lang w:val="es-BO"/>
        </w:rPr>
      </w:pPr>
      <w:r w:rsidRPr="00A576F3">
        <w:rPr>
          <w:rFonts w:ascii="Arial" w:hAnsi="Arial" w:cs="Arial"/>
          <w:szCs w:val="22"/>
          <w:lang w:val="es-BO"/>
        </w:rPr>
        <w:t>Con el propósito de mejorar la gestión de convocatorias para su almacenamiento, verificación, control de requisitos en la Universidad Autónoma Tomás Frías. Es necesario evaluar las técnicas actuales y la tecnología disponible para desarrollar la plataforma que cumpla dichos requisitos. Para ello, se definirá qué es una plataforma de gestión de convocatorias.</w:t>
      </w:r>
    </w:p>
    <w:p w14:paraId="45F78713" w14:textId="7687307A" w:rsidR="00957AD3" w:rsidRPr="00A576F3" w:rsidRDefault="005633E7" w:rsidP="0005402C">
      <w:pPr>
        <w:pStyle w:val="Ttulo2"/>
        <w:rPr>
          <w:rFonts w:ascii="Arial" w:hAnsi="Arial"/>
          <w:sz w:val="22"/>
          <w:szCs w:val="22"/>
          <w:lang w:val="es-BO"/>
        </w:rPr>
      </w:pPr>
      <w:bookmarkStart w:id="13" w:name="_Toc167227156"/>
      <w:bookmarkStart w:id="14" w:name="_Toc176812666"/>
      <w:r>
        <w:rPr>
          <w:rFonts w:ascii="Arial" w:hAnsi="Arial"/>
          <w:sz w:val="22"/>
          <w:szCs w:val="22"/>
          <w:lang w:val="es-BO"/>
        </w:rPr>
        <w:t>1</w:t>
      </w:r>
      <w:r w:rsidR="00C04880" w:rsidRPr="00A576F3">
        <w:rPr>
          <w:rFonts w:ascii="Arial" w:hAnsi="Arial"/>
          <w:sz w:val="22"/>
          <w:szCs w:val="22"/>
          <w:lang w:val="es-BO"/>
        </w:rPr>
        <w:t xml:space="preserve">.3. </w:t>
      </w:r>
      <w:r w:rsidR="006D70A2" w:rsidRPr="00A576F3">
        <w:rPr>
          <w:rFonts w:ascii="Arial" w:hAnsi="Arial"/>
          <w:sz w:val="22"/>
          <w:szCs w:val="22"/>
          <w:lang w:val="es-BO"/>
        </w:rPr>
        <w:t xml:space="preserve">Plataforma </w:t>
      </w:r>
      <w:r w:rsidR="002F0BB6" w:rsidRPr="00A576F3">
        <w:rPr>
          <w:rFonts w:ascii="Arial" w:hAnsi="Arial"/>
          <w:sz w:val="22"/>
          <w:szCs w:val="22"/>
          <w:lang w:val="es-BO"/>
        </w:rPr>
        <w:t>w</w:t>
      </w:r>
      <w:r w:rsidR="0040097C" w:rsidRPr="00A576F3">
        <w:rPr>
          <w:rFonts w:ascii="Arial" w:hAnsi="Arial"/>
          <w:sz w:val="22"/>
          <w:szCs w:val="22"/>
          <w:lang w:val="es-BO"/>
        </w:rPr>
        <w:t>eb</w:t>
      </w:r>
      <w:bookmarkEnd w:id="13"/>
      <w:bookmarkEnd w:id="14"/>
    </w:p>
    <w:p w14:paraId="23E54891" w14:textId="26E1C689" w:rsidR="00957AD3" w:rsidRPr="00A576F3" w:rsidRDefault="00957AD3" w:rsidP="0005402C">
      <w:pPr>
        <w:spacing w:before="240"/>
        <w:jc w:val="both"/>
        <w:rPr>
          <w:rFonts w:ascii="Arial" w:hAnsi="Arial" w:cs="Arial"/>
          <w:szCs w:val="22"/>
          <w:lang w:val="es-BO"/>
        </w:rPr>
      </w:pPr>
      <w:r w:rsidRPr="00A576F3">
        <w:rPr>
          <w:rFonts w:ascii="Arial" w:hAnsi="Arial" w:cs="Arial"/>
          <w:szCs w:val="22"/>
          <w:lang w:val="es-BO"/>
        </w:rPr>
        <w:t>Por los conceptos de plataforma encontrados podemos nombrar a:</w:t>
      </w:r>
    </w:p>
    <w:p w14:paraId="2E1D9C39" w14:textId="7186D89D" w:rsidR="00957AD3" w:rsidRPr="00A576F3" w:rsidRDefault="00957AD3" w:rsidP="0005402C">
      <w:pPr>
        <w:spacing w:before="240"/>
        <w:jc w:val="both"/>
        <w:rPr>
          <w:rFonts w:ascii="Arial" w:hAnsi="Arial" w:cs="Arial"/>
          <w:szCs w:val="22"/>
          <w:lang w:val="es-BO"/>
        </w:rPr>
      </w:pPr>
      <w:r w:rsidRPr="00A576F3">
        <w:rPr>
          <w:rFonts w:ascii="Arial" w:hAnsi="Arial" w:cs="Arial"/>
          <w:szCs w:val="22"/>
          <w:lang w:val="es-BO"/>
        </w:rPr>
        <w:t>Una plataforma digital es un entorno en el que los usuarios podemos llevar a cabo tareas, gestionar actividades, colaborar con otros usuarios e interactuar por medio de las herramientas y funcionalidades que ofrece dicha plataforma. (Coppola</w:t>
      </w:r>
      <w:r w:rsidR="00166E07">
        <w:rPr>
          <w:rFonts w:ascii="Arial" w:hAnsi="Arial" w:cs="Arial"/>
          <w:szCs w:val="22"/>
          <w:lang w:val="es-BO"/>
        </w:rPr>
        <w:t xml:space="preserve">, </w:t>
      </w:r>
      <w:r w:rsidRPr="00A576F3">
        <w:rPr>
          <w:rFonts w:ascii="Arial" w:hAnsi="Arial" w:cs="Arial"/>
          <w:szCs w:val="22"/>
          <w:lang w:val="es-BO"/>
        </w:rPr>
        <w:t>2023)</w:t>
      </w:r>
    </w:p>
    <w:p w14:paraId="40FEFD5D" w14:textId="353387F3" w:rsidR="00957AD3" w:rsidRPr="00A576F3" w:rsidRDefault="00957AD3" w:rsidP="0005402C">
      <w:pPr>
        <w:spacing w:before="240"/>
        <w:jc w:val="both"/>
        <w:rPr>
          <w:rFonts w:ascii="Arial" w:hAnsi="Arial" w:cs="Arial"/>
          <w:szCs w:val="22"/>
          <w:lang w:val="es-BO"/>
        </w:rPr>
      </w:pPr>
      <w:r w:rsidRPr="00A576F3">
        <w:rPr>
          <w:rFonts w:ascii="Arial" w:hAnsi="Arial" w:cs="Arial"/>
          <w:szCs w:val="22"/>
          <w:lang w:val="es-BO"/>
        </w:rPr>
        <w:lastRenderedPageBreak/>
        <w:t>Las plataformas virtuales son espacios en línea que albergan un conjunto de aplicaciones y servicios para los usuarios. Pueden tomar diferentes formas según la necesidad específica que vayan a cubrir. (Lora, 2023)</w:t>
      </w:r>
    </w:p>
    <w:p w14:paraId="114ABDA4" w14:textId="0089B85F" w:rsidR="00957AD3" w:rsidRPr="00A576F3" w:rsidRDefault="00957AD3" w:rsidP="0005402C">
      <w:pPr>
        <w:spacing w:before="240"/>
        <w:jc w:val="both"/>
        <w:rPr>
          <w:rFonts w:ascii="Arial" w:hAnsi="Arial" w:cs="Arial"/>
          <w:szCs w:val="22"/>
          <w:lang w:val="es-BO"/>
        </w:rPr>
      </w:pPr>
      <w:r w:rsidRPr="00A576F3">
        <w:rPr>
          <w:rFonts w:ascii="Arial" w:hAnsi="Arial" w:cs="Arial"/>
          <w:szCs w:val="22"/>
          <w:lang w:val="es-BO"/>
        </w:rPr>
        <w:t>En su acepción original, elaborada en Francia durante el siglo XVI, el concepto de plataforma se refiere a un plano de tierra sobre el que pueden construirse diversas estructuras (Stevenson y Lindbergh, 20</w:t>
      </w:r>
      <w:r w:rsidR="005633E7">
        <w:rPr>
          <w:rFonts w:ascii="Arial" w:hAnsi="Arial" w:cs="Arial"/>
          <w:szCs w:val="22"/>
          <w:lang w:val="es-BO"/>
        </w:rPr>
        <w:t>10</w:t>
      </w:r>
      <w:r w:rsidRPr="00A576F3">
        <w:rPr>
          <w:rFonts w:ascii="Arial" w:hAnsi="Arial" w:cs="Arial"/>
          <w:szCs w:val="22"/>
          <w:lang w:val="es-BO"/>
        </w:rPr>
        <w:t>).</w:t>
      </w:r>
    </w:p>
    <w:p w14:paraId="250FF022" w14:textId="295514F7" w:rsidR="00166E07" w:rsidRDefault="00957AD3" w:rsidP="0005402C">
      <w:pPr>
        <w:spacing w:before="240"/>
        <w:jc w:val="both"/>
        <w:rPr>
          <w:rFonts w:ascii="Arial" w:hAnsi="Arial" w:cs="Arial"/>
          <w:szCs w:val="22"/>
          <w:lang w:val="es-BO"/>
        </w:rPr>
      </w:pPr>
      <w:r w:rsidRPr="00A576F3">
        <w:rPr>
          <w:rFonts w:ascii="Arial" w:hAnsi="Arial" w:cs="Arial"/>
          <w:szCs w:val="22"/>
          <w:lang w:val="es-BO"/>
        </w:rPr>
        <w:t>Plataformas en línea son herramientas útiles en los procesos de enseñanza aprendizaje, tanto para el docente como el estudiante, esta influye significativamente en los rendimientos académicos estudiantiles, permitiendo desarrollos y organizaciones de mejor mane</w:t>
      </w:r>
      <w:r w:rsidR="0036225B">
        <w:rPr>
          <w:rFonts w:ascii="Arial" w:hAnsi="Arial" w:cs="Arial"/>
          <w:szCs w:val="22"/>
          <w:lang w:val="es-BO"/>
        </w:rPr>
        <w:t>ra</w:t>
      </w:r>
      <w:r w:rsidRPr="00A576F3">
        <w:rPr>
          <w:rFonts w:ascii="Arial" w:hAnsi="Arial" w:cs="Arial"/>
          <w:szCs w:val="22"/>
          <w:lang w:val="es-BO"/>
        </w:rPr>
        <w:t xml:space="preserve"> </w:t>
      </w:r>
      <w:r w:rsidR="0036225B">
        <w:rPr>
          <w:rFonts w:ascii="Arial" w:hAnsi="Arial" w:cs="Arial"/>
          <w:szCs w:val="22"/>
          <w:lang w:val="es-BO"/>
        </w:rPr>
        <w:t>(</w:t>
      </w:r>
      <w:r w:rsidRPr="00A576F3">
        <w:rPr>
          <w:rFonts w:ascii="Arial" w:hAnsi="Arial" w:cs="Arial"/>
          <w:szCs w:val="22"/>
          <w:lang w:val="es-BO"/>
        </w:rPr>
        <w:t>Castañeda, 2020)</w:t>
      </w:r>
    </w:p>
    <w:p w14:paraId="3D0BCAAB" w14:textId="06C3EAB6" w:rsidR="00957AD3" w:rsidRPr="00A576F3" w:rsidRDefault="00957AD3" w:rsidP="0005402C">
      <w:pPr>
        <w:spacing w:before="240"/>
        <w:jc w:val="both"/>
        <w:rPr>
          <w:rFonts w:ascii="Arial" w:hAnsi="Arial" w:cs="Arial"/>
          <w:szCs w:val="22"/>
          <w:lang w:val="es-BO"/>
        </w:rPr>
      </w:pPr>
      <w:r w:rsidRPr="00A576F3">
        <w:rPr>
          <w:rFonts w:ascii="Arial" w:hAnsi="Arial" w:cs="Arial"/>
          <w:szCs w:val="22"/>
          <w:lang w:val="es-BO"/>
        </w:rPr>
        <w:t>En base a los conceptos mencionados, podemos definir una plataforma web como un espacio virtual que permite a los usuarios trabajar, organizar y utilizar diversos recursos mediante herramientas de software. Estas plataformas facilitan la realización de tareas tediosas, optimizando el tiempo invertido en la gestión de información y documentación viable en cualquier institución con creación de documentación.</w:t>
      </w:r>
    </w:p>
    <w:p w14:paraId="2D3011FC" w14:textId="3B5BB2D4" w:rsidR="00CB6801" w:rsidRPr="00A576F3" w:rsidRDefault="005633E7" w:rsidP="0005402C">
      <w:pPr>
        <w:pStyle w:val="Ttulo3"/>
        <w:rPr>
          <w:rFonts w:ascii="Arial" w:hAnsi="Arial"/>
          <w:sz w:val="22"/>
          <w:szCs w:val="22"/>
        </w:rPr>
      </w:pPr>
      <w:bookmarkStart w:id="15" w:name="_Toc167227157"/>
      <w:bookmarkStart w:id="16" w:name="_Toc176812667"/>
      <w:r>
        <w:rPr>
          <w:rFonts w:ascii="Arial" w:hAnsi="Arial"/>
          <w:sz w:val="22"/>
          <w:szCs w:val="22"/>
        </w:rPr>
        <w:t>1</w:t>
      </w:r>
      <w:r w:rsidR="00156382" w:rsidRPr="00A576F3">
        <w:rPr>
          <w:rFonts w:ascii="Arial" w:hAnsi="Arial"/>
          <w:sz w:val="22"/>
          <w:szCs w:val="22"/>
        </w:rPr>
        <w:t xml:space="preserve">.3.1. </w:t>
      </w:r>
      <w:r w:rsidR="007823B3" w:rsidRPr="00A576F3">
        <w:rPr>
          <w:rFonts w:ascii="Arial" w:hAnsi="Arial"/>
          <w:sz w:val="22"/>
          <w:szCs w:val="22"/>
        </w:rPr>
        <w:t xml:space="preserve">Ciclo de </w:t>
      </w:r>
      <w:r w:rsidR="002F0BB6" w:rsidRPr="00A576F3">
        <w:rPr>
          <w:rFonts w:ascii="Arial" w:hAnsi="Arial"/>
          <w:sz w:val="22"/>
          <w:szCs w:val="22"/>
        </w:rPr>
        <w:t>v</w:t>
      </w:r>
      <w:r w:rsidR="007823B3" w:rsidRPr="00A576F3">
        <w:rPr>
          <w:rFonts w:ascii="Arial" w:hAnsi="Arial"/>
          <w:sz w:val="22"/>
          <w:szCs w:val="22"/>
        </w:rPr>
        <w:t>ida</w:t>
      </w:r>
      <w:bookmarkEnd w:id="15"/>
      <w:bookmarkEnd w:id="16"/>
    </w:p>
    <w:p w14:paraId="397CF6AD" w14:textId="2C9BA504" w:rsidR="00CB6801" w:rsidRPr="00A576F3" w:rsidRDefault="00CB6801" w:rsidP="0005402C">
      <w:pPr>
        <w:spacing w:before="240"/>
        <w:jc w:val="both"/>
        <w:rPr>
          <w:rFonts w:ascii="Arial" w:hAnsi="Arial" w:cs="Arial"/>
          <w:szCs w:val="22"/>
          <w:lang w:val="es-BO"/>
        </w:rPr>
      </w:pPr>
      <w:r w:rsidRPr="00A576F3">
        <w:rPr>
          <w:rFonts w:ascii="Arial" w:hAnsi="Arial" w:cs="Arial"/>
          <w:szCs w:val="22"/>
          <w:lang w:val="es-BO"/>
        </w:rPr>
        <w:t xml:space="preserve">Según </w:t>
      </w:r>
      <w:r w:rsidR="004B5F5F" w:rsidRPr="00A576F3">
        <w:rPr>
          <w:rFonts w:ascii="Arial" w:hAnsi="Arial" w:cs="Arial"/>
          <w:szCs w:val="22"/>
          <w:lang w:val="es-BO"/>
        </w:rPr>
        <w:t>Loyola Torres</w:t>
      </w:r>
      <w:r w:rsidRPr="00A576F3">
        <w:rPr>
          <w:rFonts w:ascii="Arial" w:hAnsi="Arial" w:cs="Arial"/>
          <w:szCs w:val="22"/>
          <w:lang w:val="es-BO"/>
        </w:rPr>
        <w:t>, Un</w:t>
      </w:r>
      <w:r w:rsidR="007823B3" w:rsidRPr="00A576F3">
        <w:rPr>
          <w:rFonts w:ascii="Arial" w:hAnsi="Arial" w:cs="Arial"/>
          <w:szCs w:val="22"/>
          <w:lang w:val="es-BO"/>
        </w:rPr>
        <w:t>a</w:t>
      </w:r>
      <w:r w:rsidRPr="00A576F3">
        <w:rPr>
          <w:rFonts w:ascii="Arial" w:hAnsi="Arial" w:cs="Arial"/>
          <w:szCs w:val="22"/>
          <w:lang w:val="es-BO"/>
        </w:rPr>
        <w:t xml:space="preserve"> </w:t>
      </w:r>
      <w:r w:rsidR="007823B3" w:rsidRPr="00A576F3">
        <w:rPr>
          <w:rFonts w:ascii="Arial" w:hAnsi="Arial" w:cs="Arial"/>
          <w:szCs w:val="22"/>
          <w:lang w:val="es-BO"/>
        </w:rPr>
        <w:t xml:space="preserve">plataforma </w:t>
      </w:r>
      <w:r w:rsidRPr="00A576F3">
        <w:rPr>
          <w:rFonts w:ascii="Arial" w:hAnsi="Arial" w:cs="Arial"/>
          <w:szCs w:val="22"/>
          <w:lang w:val="es-BO"/>
        </w:rPr>
        <w:t xml:space="preserve">se define como una agrupación de funciones relacionadas, ya sean abstractas o reales, que trabajan sobre energía, materia o datos para proporcionar información. El software, por otro lado, es el soporte lógico de </w:t>
      </w:r>
      <w:r w:rsidR="007823B3" w:rsidRPr="00A576F3">
        <w:rPr>
          <w:rFonts w:ascii="Arial" w:hAnsi="Arial" w:cs="Arial"/>
          <w:szCs w:val="22"/>
          <w:lang w:val="es-BO"/>
        </w:rPr>
        <w:t>una plataforma</w:t>
      </w:r>
      <w:r w:rsidRPr="00A576F3">
        <w:rPr>
          <w:rFonts w:ascii="Arial" w:hAnsi="Arial" w:cs="Arial"/>
          <w:szCs w:val="22"/>
          <w:lang w:val="es-BO"/>
        </w:rPr>
        <w:t xml:space="preserve"> informátic</w:t>
      </w:r>
      <w:r w:rsidR="007823B3" w:rsidRPr="00A576F3">
        <w:rPr>
          <w:rFonts w:ascii="Arial" w:hAnsi="Arial" w:cs="Arial"/>
          <w:szCs w:val="22"/>
          <w:lang w:val="es-BO"/>
        </w:rPr>
        <w:t>a</w:t>
      </w:r>
      <w:r w:rsidRPr="00A576F3">
        <w:rPr>
          <w:rFonts w:ascii="Arial" w:hAnsi="Arial" w:cs="Arial"/>
          <w:szCs w:val="22"/>
          <w:lang w:val="es-BO"/>
        </w:rPr>
        <w:t>, compuesto por componentes indispensables para ejecutar tareas específicas. (</w:t>
      </w:r>
      <w:r w:rsidR="004B5F5F" w:rsidRPr="00A576F3">
        <w:rPr>
          <w:rFonts w:ascii="Arial" w:hAnsi="Arial" w:cs="Arial"/>
          <w:szCs w:val="22"/>
          <w:lang w:val="es-BO"/>
        </w:rPr>
        <w:t>Torres</w:t>
      </w:r>
      <w:r w:rsidR="0036225B">
        <w:rPr>
          <w:rFonts w:ascii="Arial" w:hAnsi="Arial" w:cs="Arial"/>
          <w:szCs w:val="22"/>
          <w:lang w:val="es-BO"/>
        </w:rPr>
        <w:t xml:space="preserve">, </w:t>
      </w:r>
      <w:r w:rsidRPr="00A576F3">
        <w:rPr>
          <w:rFonts w:ascii="Arial" w:hAnsi="Arial" w:cs="Arial"/>
          <w:szCs w:val="22"/>
          <w:lang w:val="es-BO"/>
        </w:rPr>
        <w:t>20</w:t>
      </w:r>
      <w:r w:rsidR="004B5F5F" w:rsidRPr="00A576F3">
        <w:rPr>
          <w:rFonts w:ascii="Arial" w:hAnsi="Arial" w:cs="Arial"/>
          <w:szCs w:val="22"/>
          <w:lang w:val="es-BO"/>
        </w:rPr>
        <w:t>21</w:t>
      </w:r>
      <w:r w:rsidRPr="00A576F3">
        <w:rPr>
          <w:rFonts w:ascii="Arial" w:hAnsi="Arial" w:cs="Arial"/>
          <w:szCs w:val="22"/>
          <w:lang w:val="es-BO"/>
        </w:rPr>
        <w:t>)</w:t>
      </w:r>
    </w:p>
    <w:p w14:paraId="26511D26" w14:textId="027C59F8" w:rsidR="00CB6801" w:rsidRPr="00A576F3" w:rsidRDefault="00CB6801" w:rsidP="0005402C">
      <w:pPr>
        <w:spacing w:before="240"/>
        <w:jc w:val="both"/>
        <w:rPr>
          <w:rFonts w:ascii="Arial" w:hAnsi="Arial" w:cs="Arial"/>
          <w:szCs w:val="22"/>
          <w:lang w:val="es-BO"/>
        </w:rPr>
      </w:pPr>
      <w:r w:rsidRPr="00A576F3">
        <w:rPr>
          <w:rFonts w:ascii="Arial" w:hAnsi="Arial" w:cs="Arial"/>
          <w:szCs w:val="22"/>
          <w:lang w:val="es-BO"/>
        </w:rPr>
        <w:t xml:space="preserve">El </w:t>
      </w:r>
      <w:r w:rsidRPr="00A576F3">
        <w:rPr>
          <w:rFonts w:ascii="Arial" w:hAnsi="Arial" w:cs="Arial"/>
          <w:b/>
          <w:bCs/>
          <w:szCs w:val="22"/>
          <w:lang w:val="es-BO"/>
        </w:rPr>
        <w:t xml:space="preserve">ciclo de vida </w:t>
      </w:r>
      <w:r w:rsidRPr="00A576F3">
        <w:rPr>
          <w:rFonts w:ascii="Arial" w:hAnsi="Arial" w:cs="Arial"/>
          <w:szCs w:val="22"/>
          <w:lang w:val="es-BO"/>
        </w:rPr>
        <w:t>de</w:t>
      </w:r>
      <w:r w:rsidR="007823B3" w:rsidRPr="00A576F3">
        <w:rPr>
          <w:rFonts w:ascii="Arial" w:hAnsi="Arial" w:cs="Arial"/>
          <w:szCs w:val="22"/>
          <w:lang w:val="es-BO"/>
        </w:rPr>
        <w:t xml:space="preserve"> la plataforma web</w:t>
      </w:r>
      <w:r w:rsidRPr="00A576F3">
        <w:rPr>
          <w:rFonts w:ascii="Arial" w:hAnsi="Arial" w:cs="Arial"/>
          <w:szCs w:val="22"/>
          <w:lang w:val="es-BO"/>
        </w:rPr>
        <w:t xml:space="preserve"> describe los pasos a seguir desde la identificación de la necesidad hasta el mantenimiento de una solución. Este ciclo puede seguir diferentes modelos, </w:t>
      </w:r>
      <w:r w:rsidRPr="00A576F3">
        <w:rPr>
          <w:rFonts w:ascii="Arial" w:hAnsi="Arial" w:cs="Arial"/>
          <w:szCs w:val="22"/>
          <w:lang w:val="es-BO"/>
        </w:rPr>
        <w:lastRenderedPageBreak/>
        <w:t>como el ciclo en cascada, el modelo extremo, el modelo por incrementos, el modelo en espiral y el desarrollo de prototipos.</w:t>
      </w:r>
    </w:p>
    <w:p w14:paraId="0DEBF53B" w14:textId="1703EC93" w:rsidR="00CB6801" w:rsidRPr="00A576F3" w:rsidRDefault="00CB6801" w:rsidP="0005402C">
      <w:pPr>
        <w:spacing w:before="240"/>
        <w:jc w:val="both"/>
        <w:rPr>
          <w:rFonts w:ascii="Arial" w:hAnsi="Arial" w:cs="Arial"/>
          <w:szCs w:val="22"/>
          <w:lang w:val="es-BO"/>
        </w:rPr>
      </w:pPr>
      <w:r w:rsidRPr="00A576F3">
        <w:rPr>
          <w:rFonts w:ascii="Arial" w:hAnsi="Arial" w:cs="Arial"/>
          <w:szCs w:val="22"/>
          <w:lang w:val="es-BO"/>
        </w:rPr>
        <w:t xml:space="preserve">Las etapas del </w:t>
      </w:r>
      <w:r w:rsidRPr="00A576F3">
        <w:rPr>
          <w:rFonts w:ascii="Arial" w:hAnsi="Arial" w:cs="Arial"/>
          <w:b/>
          <w:bCs/>
          <w:szCs w:val="22"/>
          <w:lang w:val="es-BO"/>
        </w:rPr>
        <w:t>ciclo de vida</w:t>
      </w:r>
      <w:r w:rsidRPr="00A576F3">
        <w:rPr>
          <w:rFonts w:ascii="Arial" w:hAnsi="Arial" w:cs="Arial"/>
          <w:szCs w:val="22"/>
          <w:lang w:val="es-BO"/>
        </w:rPr>
        <w:t xml:space="preserve"> de</w:t>
      </w:r>
      <w:r w:rsidR="007823B3" w:rsidRPr="00A576F3">
        <w:rPr>
          <w:rFonts w:ascii="Arial" w:hAnsi="Arial" w:cs="Arial"/>
          <w:szCs w:val="22"/>
          <w:lang w:val="es-BO"/>
        </w:rPr>
        <w:t xml:space="preserve"> la plataforma incluyen</w:t>
      </w:r>
      <w:r w:rsidRPr="00A576F3">
        <w:rPr>
          <w:rFonts w:ascii="Arial" w:hAnsi="Arial" w:cs="Arial"/>
          <w:szCs w:val="22"/>
          <w:lang w:val="es-BO"/>
        </w:rPr>
        <w:t>:</w:t>
      </w:r>
    </w:p>
    <w:p w14:paraId="2E9265D8" w14:textId="77777777" w:rsidR="00CB6801" w:rsidRPr="00A576F3" w:rsidRDefault="00CB6801" w:rsidP="0005402C">
      <w:pPr>
        <w:numPr>
          <w:ilvl w:val="0"/>
          <w:numId w:val="31"/>
        </w:numPr>
        <w:spacing w:before="240"/>
        <w:jc w:val="both"/>
        <w:rPr>
          <w:rFonts w:ascii="Arial" w:hAnsi="Arial" w:cs="Arial"/>
          <w:szCs w:val="22"/>
          <w:lang w:val="es-BO"/>
        </w:rPr>
      </w:pPr>
      <w:r w:rsidRPr="00A576F3">
        <w:rPr>
          <w:rFonts w:ascii="Arial" w:hAnsi="Arial" w:cs="Arial"/>
          <w:b/>
          <w:bCs/>
          <w:szCs w:val="22"/>
          <w:lang w:val="es-BO"/>
        </w:rPr>
        <w:t>Planificación:</w:t>
      </w:r>
      <w:r w:rsidRPr="00A576F3">
        <w:rPr>
          <w:rFonts w:ascii="Arial" w:hAnsi="Arial" w:cs="Arial"/>
          <w:szCs w:val="22"/>
          <w:lang w:val="es-BO"/>
        </w:rPr>
        <w:t xml:space="preserve"> Comprender y detallar la problemática a solucionar.</w:t>
      </w:r>
    </w:p>
    <w:p w14:paraId="48704F9E" w14:textId="77777777" w:rsidR="00CB6801" w:rsidRPr="00A576F3" w:rsidRDefault="00CB6801" w:rsidP="0005402C">
      <w:pPr>
        <w:numPr>
          <w:ilvl w:val="0"/>
          <w:numId w:val="31"/>
        </w:numPr>
        <w:spacing w:before="240"/>
        <w:jc w:val="both"/>
        <w:rPr>
          <w:rFonts w:ascii="Arial" w:hAnsi="Arial" w:cs="Arial"/>
          <w:szCs w:val="22"/>
          <w:lang w:val="es-BO"/>
        </w:rPr>
      </w:pPr>
      <w:r w:rsidRPr="00A576F3">
        <w:rPr>
          <w:rFonts w:ascii="Arial" w:hAnsi="Arial" w:cs="Arial"/>
          <w:b/>
          <w:bCs/>
          <w:szCs w:val="22"/>
          <w:lang w:val="es-BO"/>
        </w:rPr>
        <w:t>Diseño</w:t>
      </w:r>
      <w:r w:rsidRPr="00A576F3">
        <w:rPr>
          <w:rFonts w:ascii="Arial" w:hAnsi="Arial" w:cs="Arial"/>
          <w:szCs w:val="22"/>
          <w:lang w:val="es-BO"/>
        </w:rPr>
        <w:t>: Definir la estrategia para resolver el problema.</w:t>
      </w:r>
    </w:p>
    <w:p w14:paraId="1962502D" w14:textId="3B016482" w:rsidR="00CB6801" w:rsidRPr="00A576F3" w:rsidRDefault="00CB6801" w:rsidP="0005402C">
      <w:pPr>
        <w:numPr>
          <w:ilvl w:val="0"/>
          <w:numId w:val="31"/>
        </w:numPr>
        <w:spacing w:before="240"/>
        <w:jc w:val="both"/>
        <w:rPr>
          <w:rFonts w:ascii="Arial" w:hAnsi="Arial" w:cs="Arial"/>
          <w:szCs w:val="22"/>
          <w:lang w:val="es-BO"/>
        </w:rPr>
      </w:pPr>
      <w:r w:rsidRPr="00A576F3">
        <w:rPr>
          <w:rFonts w:ascii="Arial" w:hAnsi="Arial" w:cs="Arial"/>
          <w:b/>
          <w:bCs/>
          <w:szCs w:val="22"/>
          <w:lang w:val="es-BO"/>
        </w:rPr>
        <w:t>Implementación:</w:t>
      </w:r>
      <w:r w:rsidRPr="00A576F3">
        <w:rPr>
          <w:rFonts w:ascii="Arial" w:hAnsi="Arial" w:cs="Arial"/>
          <w:szCs w:val="22"/>
          <w:lang w:val="es-BO"/>
        </w:rPr>
        <w:t xml:space="preserve"> Elaborar </w:t>
      </w:r>
      <w:r w:rsidR="007823B3" w:rsidRPr="00A576F3">
        <w:rPr>
          <w:rFonts w:ascii="Arial" w:hAnsi="Arial" w:cs="Arial"/>
          <w:szCs w:val="22"/>
          <w:lang w:val="es-BO"/>
        </w:rPr>
        <w:t xml:space="preserve">la plataforma </w:t>
      </w:r>
      <w:r w:rsidRPr="00A576F3">
        <w:rPr>
          <w:rFonts w:ascii="Arial" w:hAnsi="Arial" w:cs="Arial"/>
          <w:szCs w:val="22"/>
          <w:lang w:val="es-BO"/>
        </w:rPr>
        <w:t>basado en el análisis y diseño.</w:t>
      </w:r>
    </w:p>
    <w:p w14:paraId="77156016" w14:textId="35CBF135" w:rsidR="00CB6801" w:rsidRPr="00A576F3" w:rsidRDefault="00CB6801" w:rsidP="0005402C">
      <w:pPr>
        <w:numPr>
          <w:ilvl w:val="0"/>
          <w:numId w:val="31"/>
        </w:numPr>
        <w:spacing w:before="240"/>
        <w:jc w:val="both"/>
        <w:rPr>
          <w:rFonts w:ascii="Arial" w:hAnsi="Arial" w:cs="Arial"/>
          <w:szCs w:val="22"/>
          <w:lang w:val="es-BO"/>
        </w:rPr>
      </w:pPr>
      <w:r w:rsidRPr="00A576F3">
        <w:rPr>
          <w:rFonts w:ascii="Arial" w:hAnsi="Arial" w:cs="Arial"/>
          <w:b/>
          <w:bCs/>
          <w:szCs w:val="22"/>
          <w:lang w:val="es-BO"/>
        </w:rPr>
        <w:t>Pruebas:</w:t>
      </w:r>
      <w:r w:rsidRPr="00A576F3">
        <w:rPr>
          <w:rFonts w:ascii="Arial" w:hAnsi="Arial" w:cs="Arial"/>
          <w:szCs w:val="22"/>
          <w:lang w:val="es-BO"/>
        </w:rPr>
        <w:t xml:space="preserve"> Ejecutar pruebas para garantizar el funcionamiento correcto de</w:t>
      </w:r>
      <w:r w:rsidR="007823B3" w:rsidRPr="00A576F3">
        <w:rPr>
          <w:rFonts w:ascii="Arial" w:hAnsi="Arial" w:cs="Arial"/>
          <w:szCs w:val="22"/>
          <w:lang w:val="es-BO"/>
        </w:rPr>
        <w:t xml:space="preserve"> </w:t>
      </w:r>
      <w:r w:rsidRPr="00A576F3">
        <w:rPr>
          <w:rFonts w:ascii="Arial" w:hAnsi="Arial" w:cs="Arial"/>
          <w:szCs w:val="22"/>
          <w:lang w:val="es-BO"/>
        </w:rPr>
        <w:t>l</w:t>
      </w:r>
      <w:r w:rsidR="007823B3" w:rsidRPr="00A576F3">
        <w:rPr>
          <w:rFonts w:ascii="Arial" w:hAnsi="Arial" w:cs="Arial"/>
          <w:szCs w:val="22"/>
          <w:lang w:val="es-BO"/>
        </w:rPr>
        <w:t xml:space="preserve">a plataforma </w:t>
      </w:r>
      <w:r w:rsidRPr="00A576F3">
        <w:rPr>
          <w:rFonts w:ascii="Arial" w:hAnsi="Arial" w:cs="Arial"/>
          <w:szCs w:val="22"/>
          <w:lang w:val="es-BO"/>
        </w:rPr>
        <w:t>y detectar errores.</w:t>
      </w:r>
    </w:p>
    <w:p w14:paraId="314CCCFF" w14:textId="0A141FE9" w:rsidR="00CB6801" w:rsidRPr="00A576F3" w:rsidRDefault="00CB6801" w:rsidP="0005402C">
      <w:pPr>
        <w:spacing w:before="240"/>
        <w:jc w:val="both"/>
        <w:rPr>
          <w:rFonts w:ascii="Arial" w:hAnsi="Arial" w:cs="Arial"/>
          <w:szCs w:val="22"/>
          <w:lang w:val="es-BO"/>
        </w:rPr>
      </w:pPr>
      <w:r w:rsidRPr="00A576F3">
        <w:rPr>
          <w:rFonts w:ascii="Arial" w:hAnsi="Arial" w:cs="Arial"/>
          <w:szCs w:val="22"/>
          <w:lang w:val="es-BO"/>
        </w:rPr>
        <w:t>Estas etapas son fundamentales para el desarrollo exitoso de software, asegurando que la solución propuesta cumpla con los requisitos y funcione de manera adecuada.</w:t>
      </w:r>
    </w:p>
    <w:p w14:paraId="7FB9E27A" w14:textId="47E84841" w:rsidR="00212663" w:rsidRPr="00A576F3" w:rsidRDefault="005633E7" w:rsidP="0005402C">
      <w:pPr>
        <w:pStyle w:val="Ttulo3"/>
        <w:rPr>
          <w:rFonts w:ascii="Arial" w:hAnsi="Arial"/>
          <w:sz w:val="22"/>
          <w:szCs w:val="22"/>
        </w:rPr>
      </w:pPr>
      <w:bookmarkStart w:id="17" w:name="_Toc167227158"/>
      <w:bookmarkStart w:id="18" w:name="_Toc176812668"/>
      <w:r>
        <w:rPr>
          <w:rFonts w:ascii="Arial" w:hAnsi="Arial"/>
          <w:sz w:val="22"/>
          <w:szCs w:val="22"/>
        </w:rPr>
        <w:t>1</w:t>
      </w:r>
      <w:r w:rsidR="00156382" w:rsidRPr="00A576F3">
        <w:rPr>
          <w:rFonts w:ascii="Arial" w:hAnsi="Arial"/>
          <w:sz w:val="22"/>
          <w:szCs w:val="22"/>
        </w:rPr>
        <w:t>.3.</w:t>
      </w:r>
      <w:r w:rsidR="00F953FE" w:rsidRPr="00A576F3">
        <w:rPr>
          <w:rFonts w:ascii="Arial" w:hAnsi="Arial"/>
          <w:sz w:val="22"/>
          <w:szCs w:val="22"/>
        </w:rPr>
        <w:t>2</w:t>
      </w:r>
      <w:r w:rsidR="00156382" w:rsidRPr="00A576F3">
        <w:rPr>
          <w:rFonts w:ascii="Arial" w:hAnsi="Arial"/>
          <w:sz w:val="22"/>
          <w:szCs w:val="22"/>
        </w:rPr>
        <w:t xml:space="preserve">. </w:t>
      </w:r>
      <w:r w:rsidR="004B5F5F" w:rsidRPr="00A576F3">
        <w:rPr>
          <w:rFonts w:ascii="Arial" w:hAnsi="Arial"/>
          <w:sz w:val="22"/>
          <w:szCs w:val="22"/>
        </w:rPr>
        <w:t xml:space="preserve">Tecnología de </w:t>
      </w:r>
      <w:r w:rsidR="002F0BB6" w:rsidRPr="00A576F3">
        <w:rPr>
          <w:rFonts w:ascii="Arial" w:hAnsi="Arial"/>
          <w:sz w:val="22"/>
          <w:szCs w:val="22"/>
        </w:rPr>
        <w:t>p</w:t>
      </w:r>
      <w:r w:rsidR="00212663" w:rsidRPr="00A576F3">
        <w:rPr>
          <w:rFonts w:ascii="Arial" w:hAnsi="Arial"/>
          <w:sz w:val="22"/>
          <w:szCs w:val="22"/>
        </w:rPr>
        <w:t xml:space="preserve">lataforma </w:t>
      </w:r>
      <w:r w:rsidR="002F0BB6" w:rsidRPr="00A576F3">
        <w:rPr>
          <w:rFonts w:ascii="Arial" w:hAnsi="Arial"/>
          <w:sz w:val="22"/>
          <w:szCs w:val="22"/>
        </w:rPr>
        <w:t>w</w:t>
      </w:r>
      <w:r w:rsidR="00212663" w:rsidRPr="00A576F3">
        <w:rPr>
          <w:rFonts w:ascii="Arial" w:hAnsi="Arial"/>
          <w:sz w:val="22"/>
          <w:szCs w:val="22"/>
        </w:rPr>
        <w:t>eb</w:t>
      </w:r>
      <w:bookmarkEnd w:id="17"/>
      <w:bookmarkEnd w:id="18"/>
    </w:p>
    <w:p w14:paraId="011DDF16" w14:textId="1F0AA554" w:rsidR="00F953FE" w:rsidRPr="00A576F3" w:rsidRDefault="00F953FE" w:rsidP="0005402C">
      <w:pPr>
        <w:spacing w:before="240"/>
        <w:jc w:val="both"/>
        <w:rPr>
          <w:rFonts w:ascii="Arial" w:hAnsi="Arial" w:cs="Arial"/>
          <w:szCs w:val="22"/>
          <w:lang w:val="es-BO"/>
        </w:rPr>
      </w:pPr>
      <w:r w:rsidRPr="00A576F3">
        <w:rPr>
          <w:rFonts w:ascii="Arial" w:hAnsi="Arial" w:cs="Arial"/>
          <w:szCs w:val="22"/>
          <w:lang w:val="es-BO"/>
        </w:rPr>
        <w:t>Determinamos tecnología de software como una agrupación de notaciones, métodos y herramientas, apoyados en unos sólidos fundamentos que facultan el desarrollo de un producto de software en un contexto organizacional.</w:t>
      </w:r>
    </w:p>
    <w:p w14:paraId="6FA9547F" w14:textId="58E4D5B5" w:rsidR="00212663" w:rsidRPr="00A576F3" w:rsidRDefault="00212663" w:rsidP="0005402C">
      <w:pPr>
        <w:spacing w:before="240"/>
        <w:jc w:val="both"/>
        <w:rPr>
          <w:rFonts w:ascii="Arial" w:hAnsi="Arial" w:cs="Arial"/>
          <w:szCs w:val="22"/>
          <w:lang w:val="es-ES"/>
        </w:rPr>
      </w:pPr>
      <w:r w:rsidRPr="00A576F3">
        <w:rPr>
          <w:rFonts w:ascii="Arial" w:hAnsi="Arial" w:cs="Arial"/>
          <w:szCs w:val="22"/>
          <w:lang w:val="es-ES"/>
        </w:rPr>
        <w:t>Las plataformas Web son una modalidad diferente de sistema de información que requiere que los</w:t>
      </w:r>
      <w:r w:rsidR="004B5F5F" w:rsidRPr="00A576F3">
        <w:rPr>
          <w:rFonts w:ascii="Arial" w:hAnsi="Arial" w:cs="Arial"/>
          <w:szCs w:val="22"/>
          <w:lang w:val="es-ES"/>
        </w:rPr>
        <w:t xml:space="preserve"> </w:t>
      </w:r>
      <w:r w:rsidRPr="00A576F3">
        <w:rPr>
          <w:rFonts w:ascii="Arial" w:hAnsi="Arial" w:cs="Arial"/>
          <w:szCs w:val="22"/>
          <w:lang w:val="es-ES"/>
        </w:rPr>
        <w:t xml:space="preserve">usuarios los consideren de forma distinta a como lo hacen de los sistemas habituales ya que requieren de nuevas perspectivas para su diseño y desarrollo.  </w:t>
      </w:r>
    </w:p>
    <w:p w14:paraId="4E1B781C" w14:textId="15D9C472" w:rsidR="00212663" w:rsidRPr="00A576F3" w:rsidRDefault="00212663" w:rsidP="0005402C">
      <w:pPr>
        <w:spacing w:before="240"/>
        <w:jc w:val="both"/>
        <w:rPr>
          <w:rFonts w:ascii="Arial" w:hAnsi="Arial" w:cs="Arial"/>
          <w:szCs w:val="22"/>
          <w:lang w:val="es-ES"/>
        </w:rPr>
      </w:pPr>
      <w:r w:rsidRPr="00A576F3">
        <w:rPr>
          <w:rFonts w:ascii="Arial" w:hAnsi="Arial" w:cs="Arial"/>
          <w:szCs w:val="22"/>
          <w:lang w:val="es-ES"/>
        </w:rPr>
        <w:t xml:space="preserve">En efecto, muchas de las características de las plataformas web son resultado de atribuir a las Web estrategias de ingeniería de software. </w:t>
      </w:r>
    </w:p>
    <w:p w14:paraId="061889D1" w14:textId="0CD50C2E" w:rsidR="00212663" w:rsidRPr="00A576F3" w:rsidRDefault="00212663" w:rsidP="0005402C">
      <w:pPr>
        <w:spacing w:before="240"/>
        <w:jc w:val="both"/>
        <w:rPr>
          <w:rFonts w:ascii="Arial" w:hAnsi="Arial" w:cs="Arial"/>
          <w:szCs w:val="22"/>
          <w:lang w:val="es-ES"/>
        </w:rPr>
      </w:pPr>
      <w:r w:rsidRPr="00A576F3">
        <w:rPr>
          <w:rFonts w:ascii="Arial" w:hAnsi="Arial" w:cs="Arial"/>
          <w:szCs w:val="22"/>
          <w:lang w:val="es-ES"/>
        </w:rPr>
        <w:lastRenderedPageBreak/>
        <w:t>La implementación de una plataforma web es de igual modo; sino más, complejo que el desarrollo de sistemas de información.</w:t>
      </w:r>
    </w:p>
    <w:p w14:paraId="74FF6258" w14:textId="3528CC44" w:rsidR="00212663" w:rsidRPr="00A576F3" w:rsidRDefault="005633E7" w:rsidP="0005402C">
      <w:pPr>
        <w:pStyle w:val="Ttulo2"/>
        <w:rPr>
          <w:rFonts w:ascii="Arial" w:hAnsi="Arial"/>
          <w:sz w:val="22"/>
          <w:szCs w:val="22"/>
        </w:rPr>
      </w:pPr>
      <w:bookmarkStart w:id="19" w:name="_Toc167227159"/>
      <w:bookmarkStart w:id="20" w:name="_Toc176812669"/>
      <w:r>
        <w:rPr>
          <w:rFonts w:ascii="Arial" w:hAnsi="Arial"/>
          <w:sz w:val="22"/>
          <w:szCs w:val="22"/>
        </w:rPr>
        <w:t>1</w:t>
      </w:r>
      <w:r w:rsidR="00C32B06" w:rsidRPr="00A576F3">
        <w:rPr>
          <w:rFonts w:ascii="Arial" w:hAnsi="Arial"/>
          <w:sz w:val="22"/>
          <w:szCs w:val="22"/>
        </w:rPr>
        <w:t xml:space="preserve">.4. </w:t>
      </w:r>
      <w:r w:rsidR="00212663" w:rsidRPr="00A576F3">
        <w:rPr>
          <w:rFonts w:ascii="Arial" w:hAnsi="Arial"/>
          <w:sz w:val="22"/>
          <w:szCs w:val="22"/>
        </w:rPr>
        <w:t>Metodología</w:t>
      </w:r>
      <w:bookmarkEnd w:id="19"/>
      <w:bookmarkEnd w:id="20"/>
    </w:p>
    <w:p w14:paraId="5C0DB1BC" w14:textId="340D7FEC" w:rsidR="00212663" w:rsidRPr="00A576F3" w:rsidRDefault="00174EF6" w:rsidP="0005402C">
      <w:pPr>
        <w:spacing w:before="240"/>
        <w:jc w:val="both"/>
        <w:rPr>
          <w:rFonts w:ascii="Arial" w:hAnsi="Arial" w:cs="Arial"/>
          <w:szCs w:val="22"/>
          <w:lang w:val="es-ES"/>
        </w:rPr>
      </w:pPr>
      <w:r w:rsidRPr="00A576F3">
        <w:rPr>
          <w:rFonts w:ascii="Arial" w:hAnsi="Arial" w:cs="Arial"/>
          <w:szCs w:val="22"/>
          <w:lang w:val="es-ES"/>
        </w:rPr>
        <w:t>La metodología se refiere a la serie de métodos y técnicas de rigor científico que se aplica de manera sistemáticamente en el proceso de investigación con el fin de alcanzar resultados válidos y confiable. En este contexto, la metodología proporciona un marco conceptual que guía la forma en que se llevan a cabo los procedimientos durante una investigación. (Coelho, 20</w:t>
      </w:r>
      <w:r w:rsidR="005633E7">
        <w:rPr>
          <w:rFonts w:ascii="Arial" w:hAnsi="Arial" w:cs="Arial"/>
          <w:szCs w:val="22"/>
          <w:lang w:val="es-ES"/>
        </w:rPr>
        <w:t>10</w:t>
      </w:r>
      <w:r w:rsidRPr="00A576F3">
        <w:rPr>
          <w:rFonts w:ascii="Arial" w:hAnsi="Arial" w:cs="Arial"/>
          <w:szCs w:val="22"/>
          <w:lang w:val="es-ES"/>
        </w:rPr>
        <w:t>)</w:t>
      </w:r>
    </w:p>
    <w:p w14:paraId="43B11FF6" w14:textId="000E1DC5" w:rsidR="00716E19" w:rsidRPr="00A576F3" w:rsidRDefault="00716E19" w:rsidP="0005402C">
      <w:pPr>
        <w:spacing w:before="240"/>
        <w:jc w:val="both"/>
        <w:rPr>
          <w:rFonts w:ascii="Arial" w:hAnsi="Arial" w:cs="Arial"/>
          <w:szCs w:val="22"/>
          <w:lang w:val="es-ES"/>
        </w:rPr>
      </w:pPr>
      <w:r w:rsidRPr="00A576F3">
        <w:rPr>
          <w:rFonts w:ascii="Arial" w:hAnsi="Arial" w:cs="Arial"/>
          <w:szCs w:val="22"/>
          <w:lang w:val="es-ES"/>
        </w:rPr>
        <w:t>Una metodología es una colección de procedimientos, técnicas, herramientas y documentos auxiliares que ayudan a los desarrolladores de software en sus esfuerzos por implementar nuev</w:t>
      </w:r>
      <w:r w:rsidR="007823B3" w:rsidRPr="00A576F3">
        <w:rPr>
          <w:rFonts w:ascii="Arial" w:hAnsi="Arial" w:cs="Arial"/>
          <w:szCs w:val="22"/>
          <w:lang w:val="es-ES"/>
        </w:rPr>
        <w:t xml:space="preserve">as plataformas </w:t>
      </w:r>
      <w:r w:rsidRPr="00A576F3">
        <w:rPr>
          <w:rFonts w:ascii="Arial" w:hAnsi="Arial" w:cs="Arial"/>
          <w:szCs w:val="22"/>
          <w:lang w:val="es-ES"/>
        </w:rPr>
        <w:t xml:space="preserve">de información. Una metodología está formada por fases, cada una de las cuales se puede dividir en </w:t>
      </w:r>
      <w:proofErr w:type="spellStart"/>
      <w:r w:rsidRPr="00A576F3">
        <w:rPr>
          <w:rFonts w:ascii="Arial" w:hAnsi="Arial" w:cs="Arial"/>
          <w:szCs w:val="22"/>
          <w:lang w:val="es-ES"/>
        </w:rPr>
        <w:t>sub-fases</w:t>
      </w:r>
      <w:proofErr w:type="spellEnd"/>
      <w:r w:rsidRPr="00A576F3">
        <w:rPr>
          <w:rFonts w:ascii="Arial" w:hAnsi="Arial" w:cs="Arial"/>
          <w:szCs w:val="22"/>
          <w:lang w:val="es-ES"/>
        </w:rPr>
        <w:t>, que guiarán a los desarrolladores de sistemas a elegir las técnicas más apropiadas en cada momento del proyecto y también a planificarlo, gestionarlo, controlarlo y evaluarlo. (</w:t>
      </w:r>
      <w:r w:rsidRPr="00A56055">
        <w:rPr>
          <w:rFonts w:ascii="Arial" w:hAnsi="Arial" w:cs="Arial"/>
          <w:szCs w:val="22"/>
          <w:lang w:val="es-BO"/>
        </w:rPr>
        <w:t>Camacho, 2023</w:t>
      </w:r>
      <w:r w:rsidRPr="00A576F3">
        <w:rPr>
          <w:rFonts w:ascii="Arial" w:hAnsi="Arial" w:cs="Arial"/>
          <w:szCs w:val="22"/>
          <w:lang w:val="es-ES"/>
        </w:rPr>
        <w:t>)</w:t>
      </w:r>
    </w:p>
    <w:p w14:paraId="4DF0B619" w14:textId="3FACD8C0" w:rsidR="00716E19" w:rsidRPr="00A576F3" w:rsidRDefault="00716E19" w:rsidP="0005402C">
      <w:pPr>
        <w:spacing w:before="240"/>
        <w:jc w:val="both"/>
        <w:rPr>
          <w:rFonts w:ascii="Arial" w:hAnsi="Arial" w:cs="Arial"/>
          <w:szCs w:val="22"/>
          <w:lang w:val="es-ES"/>
        </w:rPr>
      </w:pPr>
      <w:r w:rsidRPr="00A576F3">
        <w:rPr>
          <w:rFonts w:ascii="Arial" w:hAnsi="Arial" w:cs="Arial"/>
          <w:szCs w:val="22"/>
          <w:lang w:val="es-ES"/>
        </w:rPr>
        <w:t>Por lo tanto, se ve que una metodología es un conjunto de procedimiento, en los que se tiene que aplicar distinta técnicas y herramientas en diversas fases y sub – fases establecidas por conseguir un objetivo.</w:t>
      </w:r>
    </w:p>
    <w:p w14:paraId="5CDD74F9" w14:textId="793120B2" w:rsidR="004432AD" w:rsidRPr="00A576F3" w:rsidRDefault="005633E7" w:rsidP="0005402C">
      <w:pPr>
        <w:pStyle w:val="Ttulo3"/>
        <w:rPr>
          <w:rFonts w:ascii="Arial" w:hAnsi="Arial"/>
          <w:sz w:val="22"/>
          <w:szCs w:val="22"/>
        </w:rPr>
      </w:pPr>
      <w:bookmarkStart w:id="21" w:name="_Toc167227160"/>
      <w:bookmarkStart w:id="22" w:name="_Toc176812670"/>
      <w:r>
        <w:rPr>
          <w:rFonts w:ascii="Arial" w:hAnsi="Arial"/>
          <w:sz w:val="22"/>
          <w:szCs w:val="22"/>
        </w:rPr>
        <w:t>1</w:t>
      </w:r>
      <w:r w:rsidR="00C32B06" w:rsidRPr="00A576F3">
        <w:rPr>
          <w:rFonts w:ascii="Arial" w:hAnsi="Arial"/>
          <w:sz w:val="22"/>
          <w:szCs w:val="22"/>
        </w:rPr>
        <w:t xml:space="preserve">.4.1. </w:t>
      </w:r>
      <w:r w:rsidR="004432AD" w:rsidRPr="00A576F3">
        <w:rPr>
          <w:rFonts w:ascii="Arial" w:hAnsi="Arial"/>
          <w:sz w:val="22"/>
          <w:szCs w:val="22"/>
        </w:rPr>
        <w:t xml:space="preserve">Metodologías </w:t>
      </w:r>
      <w:r w:rsidR="002F0BB6" w:rsidRPr="00A576F3">
        <w:rPr>
          <w:rFonts w:ascii="Arial" w:hAnsi="Arial"/>
          <w:sz w:val="22"/>
          <w:szCs w:val="22"/>
        </w:rPr>
        <w:t>á</w:t>
      </w:r>
      <w:r w:rsidR="004432AD" w:rsidRPr="00A576F3">
        <w:rPr>
          <w:rFonts w:ascii="Arial" w:hAnsi="Arial"/>
          <w:sz w:val="22"/>
          <w:szCs w:val="22"/>
        </w:rPr>
        <w:t>giles</w:t>
      </w:r>
      <w:bookmarkEnd w:id="21"/>
      <w:bookmarkEnd w:id="22"/>
    </w:p>
    <w:p w14:paraId="36DD5C4F" w14:textId="77777777" w:rsidR="004432AD" w:rsidRPr="00A576F3" w:rsidRDefault="004432AD" w:rsidP="0005402C">
      <w:pPr>
        <w:spacing w:before="240"/>
        <w:jc w:val="both"/>
        <w:rPr>
          <w:rFonts w:ascii="Arial" w:hAnsi="Arial" w:cs="Arial"/>
          <w:szCs w:val="22"/>
          <w:lang w:val="es-BO"/>
        </w:rPr>
      </w:pPr>
      <w:r w:rsidRPr="00A576F3">
        <w:rPr>
          <w:rFonts w:ascii="Arial" w:hAnsi="Arial" w:cs="Arial"/>
          <w:szCs w:val="22"/>
          <w:lang w:val="es-BO"/>
        </w:rPr>
        <w:t>El proyecto tendrá como base las metodologías agiles ya que estas tienen todas las características para un desarrollo ágil con lo que se refiere al tiempo y a su facilidad de comprender.</w:t>
      </w:r>
    </w:p>
    <w:p w14:paraId="652B1318" w14:textId="13DDA594" w:rsidR="004432AD" w:rsidRPr="00A576F3" w:rsidRDefault="004432AD" w:rsidP="0005402C">
      <w:pPr>
        <w:spacing w:before="240"/>
        <w:jc w:val="both"/>
        <w:rPr>
          <w:rFonts w:ascii="Arial" w:hAnsi="Arial" w:cs="Arial"/>
          <w:szCs w:val="22"/>
          <w:lang w:val="es-BO"/>
        </w:rPr>
      </w:pPr>
      <w:r w:rsidRPr="00A576F3">
        <w:rPr>
          <w:rFonts w:ascii="Arial" w:hAnsi="Arial" w:cs="Arial"/>
          <w:szCs w:val="22"/>
          <w:lang w:val="es-BO"/>
        </w:rPr>
        <w:lastRenderedPageBreak/>
        <w:t>Por metodologías ágiles entendemos a aquella metodología de gestión que permiten adaptar la forma de trabajo al contexto y naturaleza de un proyecto, basándose en la flexibilidad y la inmediatez, teniendo en cuenta las exigencias del mercado como los clientes. Los pilares fundamentales de las metodologías agiles son el trabajo colaborativo y en equipo (</w:t>
      </w:r>
      <w:proofErr w:type="spellStart"/>
      <w:r w:rsidRPr="00A576F3">
        <w:rPr>
          <w:rFonts w:ascii="Arial" w:hAnsi="Arial" w:cs="Arial"/>
          <w:szCs w:val="22"/>
          <w:lang w:val="es-BO"/>
        </w:rPr>
        <w:t>Lopéz</w:t>
      </w:r>
      <w:proofErr w:type="spellEnd"/>
      <w:r w:rsidRPr="00A576F3">
        <w:rPr>
          <w:rFonts w:ascii="Arial" w:hAnsi="Arial" w:cs="Arial"/>
          <w:szCs w:val="22"/>
          <w:lang w:val="es-BO"/>
        </w:rPr>
        <w:t>, 2018)</w:t>
      </w:r>
    </w:p>
    <w:p w14:paraId="40887C1A" w14:textId="77777777" w:rsidR="004432AD" w:rsidRPr="00A576F3" w:rsidRDefault="004432AD" w:rsidP="0005402C">
      <w:pPr>
        <w:spacing w:before="240"/>
        <w:jc w:val="both"/>
        <w:rPr>
          <w:rFonts w:ascii="Arial" w:hAnsi="Arial" w:cs="Arial"/>
          <w:szCs w:val="22"/>
          <w:lang w:val="es-BO"/>
        </w:rPr>
      </w:pPr>
      <w:r w:rsidRPr="00A576F3">
        <w:rPr>
          <w:rFonts w:ascii="Arial" w:hAnsi="Arial" w:cs="Arial"/>
          <w:szCs w:val="22"/>
          <w:lang w:val="es-BO"/>
        </w:rPr>
        <w:t xml:space="preserve">Entre estas metodologías se pueden nombre </w:t>
      </w:r>
    </w:p>
    <w:p w14:paraId="4F0DB900" w14:textId="77777777" w:rsidR="004432AD" w:rsidRPr="00A576F3" w:rsidRDefault="004432AD" w:rsidP="0005402C">
      <w:pPr>
        <w:numPr>
          <w:ilvl w:val="0"/>
          <w:numId w:val="32"/>
        </w:numPr>
        <w:spacing w:before="240"/>
        <w:jc w:val="both"/>
        <w:rPr>
          <w:rFonts w:ascii="Arial" w:hAnsi="Arial" w:cs="Arial"/>
          <w:szCs w:val="22"/>
          <w:lang w:val="es-BO"/>
        </w:rPr>
      </w:pPr>
      <w:r w:rsidRPr="00A576F3">
        <w:rPr>
          <w:rFonts w:ascii="Arial" w:hAnsi="Arial" w:cs="Arial"/>
          <w:szCs w:val="22"/>
          <w:lang w:val="es-BO"/>
        </w:rPr>
        <w:t xml:space="preserve">XP (Extreme </w:t>
      </w:r>
      <w:proofErr w:type="spellStart"/>
      <w:r w:rsidRPr="00A576F3">
        <w:rPr>
          <w:rFonts w:ascii="Arial" w:hAnsi="Arial" w:cs="Arial"/>
          <w:szCs w:val="22"/>
          <w:lang w:val="es-BO"/>
        </w:rPr>
        <w:t>Programming</w:t>
      </w:r>
      <w:proofErr w:type="spellEnd"/>
      <w:r w:rsidRPr="00A576F3">
        <w:rPr>
          <w:rFonts w:ascii="Arial" w:hAnsi="Arial" w:cs="Arial"/>
          <w:szCs w:val="22"/>
          <w:lang w:val="es-BO"/>
        </w:rPr>
        <w:t>)</w:t>
      </w:r>
    </w:p>
    <w:p w14:paraId="5C7F20BF" w14:textId="77777777" w:rsidR="004432AD" w:rsidRPr="00A576F3" w:rsidRDefault="004432AD" w:rsidP="0005402C">
      <w:pPr>
        <w:numPr>
          <w:ilvl w:val="0"/>
          <w:numId w:val="32"/>
        </w:numPr>
        <w:spacing w:before="240"/>
        <w:jc w:val="both"/>
        <w:rPr>
          <w:rFonts w:ascii="Arial" w:hAnsi="Arial" w:cs="Arial"/>
          <w:szCs w:val="22"/>
          <w:lang w:val="es-BO"/>
        </w:rPr>
      </w:pPr>
      <w:r w:rsidRPr="00A576F3">
        <w:rPr>
          <w:rFonts w:ascii="Arial" w:hAnsi="Arial" w:cs="Arial"/>
          <w:szCs w:val="22"/>
          <w:lang w:val="es-BO"/>
        </w:rPr>
        <w:t>SCRUM</w:t>
      </w:r>
    </w:p>
    <w:p w14:paraId="141820DF" w14:textId="77777777" w:rsidR="004432AD" w:rsidRPr="00A576F3" w:rsidRDefault="004432AD" w:rsidP="0005402C">
      <w:pPr>
        <w:numPr>
          <w:ilvl w:val="0"/>
          <w:numId w:val="32"/>
        </w:numPr>
        <w:spacing w:before="240"/>
        <w:jc w:val="both"/>
        <w:rPr>
          <w:rFonts w:ascii="Arial" w:hAnsi="Arial" w:cs="Arial"/>
          <w:szCs w:val="22"/>
          <w:lang w:val="es-BO"/>
        </w:rPr>
      </w:pPr>
      <w:proofErr w:type="spellStart"/>
      <w:r w:rsidRPr="00A576F3">
        <w:rPr>
          <w:rFonts w:ascii="Arial" w:hAnsi="Arial" w:cs="Arial"/>
          <w:szCs w:val="22"/>
          <w:lang w:val="es-BO"/>
        </w:rPr>
        <w:t>Crystal</w:t>
      </w:r>
      <w:proofErr w:type="spellEnd"/>
      <w:r w:rsidRPr="00A576F3">
        <w:rPr>
          <w:rFonts w:ascii="Arial" w:hAnsi="Arial" w:cs="Arial"/>
          <w:szCs w:val="22"/>
          <w:lang w:val="es-BO"/>
        </w:rPr>
        <w:t xml:space="preserve"> Clear</w:t>
      </w:r>
    </w:p>
    <w:p w14:paraId="7CB1CA8C" w14:textId="77777777" w:rsidR="004432AD" w:rsidRPr="00A56055" w:rsidRDefault="004432AD" w:rsidP="0005402C">
      <w:pPr>
        <w:numPr>
          <w:ilvl w:val="0"/>
          <w:numId w:val="32"/>
        </w:numPr>
        <w:spacing w:before="240"/>
        <w:jc w:val="both"/>
        <w:rPr>
          <w:rFonts w:ascii="Arial" w:hAnsi="Arial" w:cs="Arial"/>
          <w:szCs w:val="22"/>
        </w:rPr>
      </w:pPr>
      <w:r w:rsidRPr="00A56055">
        <w:rPr>
          <w:rFonts w:ascii="Arial" w:hAnsi="Arial" w:cs="Arial"/>
          <w:szCs w:val="22"/>
        </w:rPr>
        <w:t>DSDM (</w:t>
      </w:r>
      <w:proofErr w:type="spellStart"/>
      <w:r w:rsidRPr="00A56055">
        <w:rPr>
          <w:rFonts w:ascii="Arial" w:hAnsi="Arial" w:cs="Arial"/>
          <w:szCs w:val="22"/>
        </w:rPr>
        <w:t>Dinamic</w:t>
      </w:r>
      <w:proofErr w:type="spellEnd"/>
      <w:r w:rsidRPr="00A56055">
        <w:rPr>
          <w:rFonts w:ascii="Arial" w:hAnsi="Arial" w:cs="Arial"/>
          <w:szCs w:val="22"/>
        </w:rPr>
        <w:t xml:space="preserve"> Systems Development Method)</w:t>
      </w:r>
    </w:p>
    <w:p w14:paraId="4BB45E43" w14:textId="77777777" w:rsidR="004432AD" w:rsidRPr="00A576F3" w:rsidRDefault="004432AD" w:rsidP="0005402C">
      <w:pPr>
        <w:numPr>
          <w:ilvl w:val="0"/>
          <w:numId w:val="32"/>
        </w:numPr>
        <w:spacing w:before="240"/>
        <w:jc w:val="both"/>
        <w:rPr>
          <w:rFonts w:ascii="Arial" w:hAnsi="Arial" w:cs="Arial"/>
          <w:szCs w:val="22"/>
          <w:lang w:val="es-BO"/>
        </w:rPr>
      </w:pPr>
      <w:r w:rsidRPr="00A576F3">
        <w:rPr>
          <w:rFonts w:ascii="Arial" w:hAnsi="Arial" w:cs="Arial"/>
          <w:szCs w:val="22"/>
          <w:lang w:val="es-BO"/>
        </w:rPr>
        <w:t>FDD (</w:t>
      </w:r>
      <w:proofErr w:type="spellStart"/>
      <w:r w:rsidRPr="00A576F3">
        <w:rPr>
          <w:rFonts w:ascii="Arial" w:hAnsi="Arial" w:cs="Arial"/>
          <w:szCs w:val="22"/>
          <w:lang w:val="es-BO"/>
        </w:rPr>
        <w:t>Feature</w:t>
      </w:r>
      <w:proofErr w:type="spellEnd"/>
      <w:r w:rsidRPr="00A576F3">
        <w:rPr>
          <w:rFonts w:ascii="Arial" w:hAnsi="Arial" w:cs="Arial"/>
          <w:szCs w:val="22"/>
          <w:lang w:val="es-BO"/>
        </w:rPr>
        <w:t xml:space="preserve"> </w:t>
      </w:r>
      <w:proofErr w:type="spellStart"/>
      <w:r w:rsidRPr="00A576F3">
        <w:rPr>
          <w:rFonts w:ascii="Arial" w:hAnsi="Arial" w:cs="Arial"/>
          <w:szCs w:val="22"/>
          <w:lang w:val="es-BO"/>
        </w:rPr>
        <w:t>Driven</w:t>
      </w:r>
      <w:proofErr w:type="spellEnd"/>
      <w:r w:rsidRPr="00A576F3">
        <w:rPr>
          <w:rFonts w:ascii="Arial" w:hAnsi="Arial" w:cs="Arial"/>
          <w:szCs w:val="22"/>
          <w:lang w:val="es-BO"/>
        </w:rPr>
        <w:t xml:space="preserve"> </w:t>
      </w:r>
      <w:proofErr w:type="spellStart"/>
      <w:r w:rsidRPr="00A576F3">
        <w:rPr>
          <w:rFonts w:ascii="Arial" w:hAnsi="Arial" w:cs="Arial"/>
          <w:szCs w:val="22"/>
          <w:lang w:val="es-BO"/>
        </w:rPr>
        <w:t>Development</w:t>
      </w:r>
      <w:proofErr w:type="spellEnd"/>
      <w:r w:rsidRPr="00A576F3">
        <w:rPr>
          <w:rFonts w:ascii="Arial" w:hAnsi="Arial" w:cs="Arial"/>
          <w:szCs w:val="22"/>
          <w:lang w:val="es-BO"/>
        </w:rPr>
        <w:t>)</w:t>
      </w:r>
    </w:p>
    <w:p w14:paraId="6190FE7D" w14:textId="77777777" w:rsidR="004432AD" w:rsidRPr="00A576F3" w:rsidRDefault="004432AD" w:rsidP="0005402C">
      <w:pPr>
        <w:numPr>
          <w:ilvl w:val="0"/>
          <w:numId w:val="32"/>
        </w:numPr>
        <w:spacing w:before="240"/>
        <w:jc w:val="both"/>
        <w:rPr>
          <w:rFonts w:ascii="Arial" w:hAnsi="Arial" w:cs="Arial"/>
          <w:szCs w:val="22"/>
          <w:lang w:val="es-BO"/>
        </w:rPr>
      </w:pPr>
      <w:r w:rsidRPr="00A576F3">
        <w:rPr>
          <w:rFonts w:ascii="Arial" w:hAnsi="Arial" w:cs="Arial"/>
          <w:szCs w:val="22"/>
          <w:lang w:val="es-BO"/>
        </w:rPr>
        <w:t xml:space="preserve">ASD (Adaptive Software </w:t>
      </w:r>
      <w:proofErr w:type="spellStart"/>
      <w:r w:rsidRPr="00A576F3">
        <w:rPr>
          <w:rFonts w:ascii="Arial" w:hAnsi="Arial" w:cs="Arial"/>
          <w:szCs w:val="22"/>
          <w:lang w:val="es-BO"/>
        </w:rPr>
        <w:t>Development</w:t>
      </w:r>
      <w:proofErr w:type="spellEnd"/>
      <w:r w:rsidRPr="00A576F3">
        <w:rPr>
          <w:rFonts w:ascii="Arial" w:hAnsi="Arial" w:cs="Arial"/>
          <w:szCs w:val="22"/>
          <w:lang w:val="es-BO"/>
        </w:rPr>
        <w:t>)</w:t>
      </w:r>
    </w:p>
    <w:p w14:paraId="127FEC90" w14:textId="77777777" w:rsidR="004432AD" w:rsidRPr="00A576F3" w:rsidRDefault="004432AD" w:rsidP="0005402C">
      <w:pPr>
        <w:numPr>
          <w:ilvl w:val="0"/>
          <w:numId w:val="32"/>
        </w:numPr>
        <w:spacing w:before="240"/>
        <w:jc w:val="both"/>
        <w:rPr>
          <w:rFonts w:ascii="Arial" w:hAnsi="Arial" w:cs="Arial"/>
          <w:szCs w:val="22"/>
          <w:lang w:val="es-BO"/>
        </w:rPr>
      </w:pPr>
      <w:proofErr w:type="spellStart"/>
      <w:r w:rsidRPr="00A576F3">
        <w:rPr>
          <w:rFonts w:ascii="Arial" w:hAnsi="Arial" w:cs="Arial"/>
          <w:szCs w:val="22"/>
          <w:lang w:val="es-BO"/>
        </w:rPr>
        <w:t>XBreend</w:t>
      </w:r>
      <w:proofErr w:type="spellEnd"/>
      <w:r w:rsidRPr="00A576F3">
        <w:rPr>
          <w:rFonts w:ascii="Arial" w:hAnsi="Arial" w:cs="Arial"/>
          <w:szCs w:val="22"/>
          <w:lang w:val="es-BO"/>
        </w:rPr>
        <w:t xml:space="preserve"> </w:t>
      </w:r>
    </w:p>
    <w:p w14:paraId="50A2FA0C" w14:textId="77777777" w:rsidR="004432AD" w:rsidRPr="00A576F3" w:rsidRDefault="004432AD" w:rsidP="0005402C">
      <w:pPr>
        <w:numPr>
          <w:ilvl w:val="0"/>
          <w:numId w:val="32"/>
        </w:numPr>
        <w:spacing w:before="240"/>
        <w:jc w:val="both"/>
        <w:rPr>
          <w:rFonts w:ascii="Arial" w:hAnsi="Arial" w:cs="Arial"/>
          <w:szCs w:val="22"/>
          <w:lang w:val="es-BO"/>
        </w:rPr>
      </w:pPr>
      <w:r w:rsidRPr="00A576F3">
        <w:rPr>
          <w:rFonts w:ascii="Arial" w:hAnsi="Arial" w:cs="Arial"/>
          <w:szCs w:val="22"/>
          <w:lang w:val="es-BO"/>
        </w:rPr>
        <w:t xml:space="preserve">Extreme </w:t>
      </w:r>
      <w:proofErr w:type="spellStart"/>
      <w:r w:rsidRPr="00A576F3">
        <w:rPr>
          <w:rFonts w:ascii="Arial" w:hAnsi="Arial" w:cs="Arial"/>
          <w:szCs w:val="22"/>
          <w:lang w:val="es-BO"/>
        </w:rPr>
        <w:t>Modeling</w:t>
      </w:r>
      <w:proofErr w:type="spellEnd"/>
    </w:p>
    <w:p w14:paraId="1821D89D" w14:textId="6CC03E41" w:rsidR="00174EF6" w:rsidRPr="00A576F3" w:rsidRDefault="005633E7" w:rsidP="0005402C">
      <w:pPr>
        <w:pStyle w:val="Ttulo3"/>
        <w:rPr>
          <w:rFonts w:ascii="Arial" w:hAnsi="Arial"/>
          <w:sz w:val="22"/>
          <w:szCs w:val="22"/>
        </w:rPr>
      </w:pPr>
      <w:bookmarkStart w:id="23" w:name="_Toc167227161"/>
      <w:bookmarkStart w:id="24" w:name="_Toc176812671"/>
      <w:r>
        <w:rPr>
          <w:rFonts w:ascii="Arial" w:hAnsi="Arial"/>
          <w:sz w:val="22"/>
          <w:szCs w:val="22"/>
        </w:rPr>
        <w:t>1</w:t>
      </w:r>
      <w:r w:rsidR="00C32B06" w:rsidRPr="00A576F3">
        <w:rPr>
          <w:rFonts w:ascii="Arial" w:hAnsi="Arial"/>
          <w:sz w:val="22"/>
          <w:szCs w:val="22"/>
        </w:rPr>
        <w:t xml:space="preserve">.4.2. </w:t>
      </w:r>
      <w:r w:rsidR="00174EF6" w:rsidRPr="00A576F3">
        <w:rPr>
          <w:rFonts w:ascii="Arial" w:hAnsi="Arial"/>
          <w:sz w:val="22"/>
          <w:szCs w:val="22"/>
        </w:rPr>
        <w:t xml:space="preserve">Metodología de </w:t>
      </w:r>
      <w:r w:rsidR="002F0BB6" w:rsidRPr="00A576F3">
        <w:rPr>
          <w:rFonts w:ascii="Arial" w:hAnsi="Arial"/>
          <w:sz w:val="22"/>
          <w:szCs w:val="22"/>
        </w:rPr>
        <w:t>d</w:t>
      </w:r>
      <w:r w:rsidR="00174EF6" w:rsidRPr="00A576F3">
        <w:rPr>
          <w:rFonts w:ascii="Arial" w:hAnsi="Arial"/>
          <w:sz w:val="22"/>
          <w:szCs w:val="22"/>
        </w:rPr>
        <w:t>esarrollo</w:t>
      </w:r>
      <w:bookmarkEnd w:id="23"/>
      <w:bookmarkEnd w:id="24"/>
      <w:r w:rsidR="00174EF6" w:rsidRPr="00A576F3">
        <w:rPr>
          <w:rFonts w:ascii="Arial" w:hAnsi="Arial"/>
          <w:sz w:val="22"/>
          <w:szCs w:val="22"/>
        </w:rPr>
        <w:t xml:space="preserve"> </w:t>
      </w:r>
    </w:p>
    <w:p w14:paraId="5ECB8C73" w14:textId="13F1A9B4" w:rsidR="00174EF6" w:rsidRPr="00A56055" w:rsidRDefault="00174EF6" w:rsidP="0005402C">
      <w:pPr>
        <w:spacing w:before="240"/>
        <w:jc w:val="both"/>
        <w:rPr>
          <w:rFonts w:ascii="Arial" w:hAnsi="Arial" w:cs="Arial"/>
          <w:szCs w:val="22"/>
        </w:rPr>
      </w:pPr>
      <w:r w:rsidRPr="00A576F3">
        <w:rPr>
          <w:rFonts w:ascii="Arial" w:hAnsi="Arial" w:cs="Arial"/>
          <w:szCs w:val="22"/>
          <w:lang w:val="es-BO"/>
        </w:rPr>
        <w:t xml:space="preserve">Se entiende por metodología de desarrollo una colección de documentación formal referente a los procesos, las políticas y los procedimientos que intervienen en el desarrollo del software. </w:t>
      </w:r>
      <w:r w:rsidRPr="00A56055">
        <w:rPr>
          <w:rFonts w:ascii="Arial" w:hAnsi="Arial" w:cs="Arial"/>
          <w:szCs w:val="22"/>
        </w:rPr>
        <w:t xml:space="preserve">En ingles </w:t>
      </w:r>
      <w:proofErr w:type="spellStart"/>
      <w:r w:rsidRPr="00A56055">
        <w:rPr>
          <w:rFonts w:ascii="Arial" w:hAnsi="Arial" w:cs="Arial"/>
          <w:szCs w:val="22"/>
        </w:rPr>
        <w:t>sotfware</w:t>
      </w:r>
      <w:proofErr w:type="spellEnd"/>
      <w:r w:rsidRPr="00A56055">
        <w:rPr>
          <w:rFonts w:ascii="Arial" w:hAnsi="Arial" w:cs="Arial"/>
          <w:szCs w:val="22"/>
        </w:rPr>
        <w:t xml:space="preserve"> development methodology (SDM) o System development life cycle (SDLG).</w:t>
      </w:r>
    </w:p>
    <w:p w14:paraId="2DEF40E2" w14:textId="7DF2C054" w:rsidR="00174EF6" w:rsidRPr="00A576F3" w:rsidRDefault="00174EF6" w:rsidP="0005402C">
      <w:pPr>
        <w:spacing w:before="240"/>
        <w:jc w:val="both"/>
        <w:rPr>
          <w:rFonts w:ascii="Arial" w:hAnsi="Arial" w:cs="Arial"/>
          <w:szCs w:val="22"/>
          <w:lang w:val="es-BO"/>
        </w:rPr>
      </w:pPr>
      <w:r w:rsidRPr="00A576F3">
        <w:rPr>
          <w:rFonts w:ascii="Arial" w:hAnsi="Arial" w:cs="Arial"/>
          <w:szCs w:val="22"/>
          <w:lang w:val="es-BO"/>
        </w:rPr>
        <w:t>La mitad de una metodología de desarrollo es garantizar la eficacia en el proceso de generación de software. (</w:t>
      </w:r>
      <w:proofErr w:type="spellStart"/>
      <w:r w:rsidRPr="00A576F3">
        <w:rPr>
          <w:rFonts w:ascii="Arial" w:hAnsi="Arial" w:cs="Arial"/>
          <w:szCs w:val="22"/>
          <w:lang w:val="es-BO"/>
        </w:rPr>
        <w:t>Station</w:t>
      </w:r>
      <w:proofErr w:type="spellEnd"/>
      <w:r w:rsidRPr="00A576F3">
        <w:rPr>
          <w:rFonts w:ascii="Arial" w:hAnsi="Arial" w:cs="Arial"/>
          <w:szCs w:val="22"/>
          <w:lang w:val="es-BO"/>
        </w:rPr>
        <w:t>, 2008)</w:t>
      </w:r>
    </w:p>
    <w:p w14:paraId="71CCE52F" w14:textId="26212B8A" w:rsidR="00174EF6" w:rsidRPr="00A576F3" w:rsidRDefault="005633E7" w:rsidP="0005402C">
      <w:pPr>
        <w:pStyle w:val="Ttulo3"/>
        <w:rPr>
          <w:rFonts w:ascii="Arial" w:hAnsi="Arial"/>
          <w:sz w:val="22"/>
          <w:szCs w:val="22"/>
        </w:rPr>
      </w:pPr>
      <w:bookmarkStart w:id="25" w:name="_Toc167227162"/>
      <w:bookmarkStart w:id="26" w:name="_Toc176812672"/>
      <w:r>
        <w:rPr>
          <w:rFonts w:ascii="Arial" w:hAnsi="Arial"/>
          <w:sz w:val="22"/>
          <w:szCs w:val="22"/>
        </w:rPr>
        <w:lastRenderedPageBreak/>
        <w:t>1</w:t>
      </w:r>
      <w:r w:rsidR="00C32B06" w:rsidRPr="00A576F3">
        <w:rPr>
          <w:rFonts w:ascii="Arial" w:hAnsi="Arial"/>
          <w:sz w:val="22"/>
          <w:szCs w:val="22"/>
        </w:rPr>
        <w:t xml:space="preserve">.4.3. </w:t>
      </w:r>
      <w:r w:rsidR="00174EF6" w:rsidRPr="00A576F3">
        <w:rPr>
          <w:rFonts w:ascii="Arial" w:hAnsi="Arial"/>
          <w:sz w:val="22"/>
          <w:szCs w:val="22"/>
        </w:rPr>
        <w:t xml:space="preserve">Tipos de </w:t>
      </w:r>
      <w:r w:rsidR="002F0BB6" w:rsidRPr="00A576F3">
        <w:rPr>
          <w:rFonts w:ascii="Arial" w:hAnsi="Arial"/>
          <w:sz w:val="22"/>
          <w:szCs w:val="22"/>
        </w:rPr>
        <w:t>m</w:t>
      </w:r>
      <w:r w:rsidR="00174EF6" w:rsidRPr="00A576F3">
        <w:rPr>
          <w:rFonts w:ascii="Arial" w:hAnsi="Arial"/>
          <w:sz w:val="22"/>
          <w:szCs w:val="22"/>
        </w:rPr>
        <w:t>etodología</w:t>
      </w:r>
      <w:bookmarkEnd w:id="25"/>
      <w:bookmarkEnd w:id="26"/>
    </w:p>
    <w:p w14:paraId="0BBD2431" w14:textId="4C59F59B" w:rsidR="00A13499" w:rsidRPr="00A576F3" w:rsidRDefault="00A13499" w:rsidP="0005402C">
      <w:pPr>
        <w:spacing w:before="240"/>
        <w:jc w:val="both"/>
        <w:rPr>
          <w:rFonts w:ascii="Arial" w:hAnsi="Arial" w:cs="Arial"/>
          <w:szCs w:val="22"/>
          <w:lang w:val="es-BO"/>
        </w:rPr>
      </w:pPr>
      <w:r w:rsidRPr="00A576F3">
        <w:rPr>
          <w:rFonts w:ascii="Arial" w:hAnsi="Arial" w:cs="Arial"/>
          <w:szCs w:val="22"/>
          <w:lang w:val="es-BO"/>
        </w:rPr>
        <w:t>La comparación de metodologías no es una tarea sencilla debido a la diversidad de propuestas y diferencias en el grado de detalle, información disponible y alcance de ca una de ellas. Para el presente proyecto y para enfocarnos más a la metodología que se utilizará, mencionaremos los distintos tipos de metodologías.</w:t>
      </w:r>
    </w:p>
    <w:p w14:paraId="4DDE3922" w14:textId="219AE64E" w:rsidR="00A13499" w:rsidRPr="00A576F3" w:rsidRDefault="00A13499" w:rsidP="0005402C">
      <w:pPr>
        <w:numPr>
          <w:ilvl w:val="0"/>
          <w:numId w:val="33"/>
        </w:numPr>
        <w:spacing w:before="240"/>
        <w:jc w:val="both"/>
        <w:rPr>
          <w:rFonts w:ascii="Arial" w:hAnsi="Arial" w:cs="Arial"/>
          <w:szCs w:val="22"/>
          <w:lang w:val="es-BO"/>
        </w:rPr>
      </w:pPr>
      <w:r w:rsidRPr="00A576F3">
        <w:rPr>
          <w:rFonts w:ascii="Arial" w:hAnsi="Arial" w:cs="Arial"/>
          <w:szCs w:val="22"/>
          <w:lang w:val="es-BO"/>
        </w:rPr>
        <w:t>Metodologías estructuradas.</w:t>
      </w:r>
    </w:p>
    <w:p w14:paraId="3419E30D" w14:textId="57E4D694" w:rsidR="00A13499" w:rsidRPr="00A576F3" w:rsidRDefault="00A13499" w:rsidP="0005402C">
      <w:pPr>
        <w:numPr>
          <w:ilvl w:val="0"/>
          <w:numId w:val="33"/>
        </w:numPr>
        <w:spacing w:before="240"/>
        <w:jc w:val="both"/>
        <w:rPr>
          <w:rFonts w:ascii="Arial" w:hAnsi="Arial" w:cs="Arial"/>
          <w:szCs w:val="22"/>
          <w:lang w:val="es-BO"/>
        </w:rPr>
      </w:pPr>
      <w:r w:rsidRPr="00A576F3">
        <w:rPr>
          <w:rFonts w:ascii="Arial" w:hAnsi="Arial" w:cs="Arial"/>
          <w:szCs w:val="22"/>
          <w:lang w:val="es-BO"/>
        </w:rPr>
        <w:t>Metodologías Orientadas a objetos.</w:t>
      </w:r>
    </w:p>
    <w:p w14:paraId="068CB1C0" w14:textId="5BDE3A79" w:rsidR="00174EF6" w:rsidRPr="00A576F3" w:rsidRDefault="00A13499" w:rsidP="0005402C">
      <w:pPr>
        <w:numPr>
          <w:ilvl w:val="0"/>
          <w:numId w:val="33"/>
        </w:numPr>
        <w:spacing w:before="240"/>
        <w:jc w:val="both"/>
        <w:rPr>
          <w:rFonts w:ascii="Arial" w:hAnsi="Arial" w:cs="Arial"/>
          <w:szCs w:val="22"/>
          <w:lang w:val="es-BO"/>
        </w:rPr>
      </w:pPr>
      <w:r w:rsidRPr="00A576F3">
        <w:rPr>
          <w:rFonts w:ascii="Arial" w:hAnsi="Arial" w:cs="Arial"/>
          <w:szCs w:val="22"/>
          <w:lang w:val="es-BO"/>
        </w:rPr>
        <w:t xml:space="preserve"> Metodologías tradicionales.</w:t>
      </w:r>
    </w:p>
    <w:p w14:paraId="77F06658" w14:textId="61902493" w:rsidR="00A13499" w:rsidRPr="00A576F3" w:rsidRDefault="005633E7" w:rsidP="0005402C">
      <w:pPr>
        <w:pStyle w:val="Ttulo2"/>
        <w:rPr>
          <w:rFonts w:ascii="Arial" w:hAnsi="Arial"/>
          <w:sz w:val="22"/>
          <w:szCs w:val="22"/>
        </w:rPr>
      </w:pPr>
      <w:bookmarkStart w:id="27" w:name="_Toc167227163"/>
      <w:bookmarkStart w:id="28" w:name="_Toc176812673"/>
      <w:r>
        <w:rPr>
          <w:rFonts w:ascii="Arial" w:hAnsi="Arial"/>
          <w:sz w:val="22"/>
          <w:szCs w:val="22"/>
        </w:rPr>
        <w:t>1</w:t>
      </w:r>
      <w:r w:rsidR="00C32B06" w:rsidRPr="00A576F3">
        <w:rPr>
          <w:rFonts w:ascii="Arial" w:hAnsi="Arial"/>
          <w:sz w:val="22"/>
          <w:szCs w:val="22"/>
        </w:rPr>
        <w:t xml:space="preserve">.5. </w:t>
      </w:r>
      <w:r w:rsidR="00A13499" w:rsidRPr="00A576F3">
        <w:rPr>
          <w:rFonts w:ascii="Arial" w:hAnsi="Arial"/>
          <w:sz w:val="22"/>
          <w:szCs w:val="22"/>
        </w:rPr>
        <w:t>Metodología SCRUM</w:t>
      </w:r>
      <w:bookmarkEnd w:id="27"/>
      <w:r w:rsidR="00DD0279">
        <w:rPr>
          <w:rFonts w:ascii="Arial" w:hAnsi="Arial"/>
          <w:sz w:val="22"/>
          <w:szCs w:val="22"/>
        </w:rPr>
        <w:t xml:space="preserve"> simplificado</w:t>
      </w:r>
      <w:bookmarkEnd w:id="28"/>
    </w:p>
    <w:p w14:paraId="154C8C30" w14:textId="1E43631E" w:rsidR="00A13499" w:rsidRPr="00A576F3" w:rsidRDefault="00A50BD7" w:rsidP="0005402C">
      <w:pPr>
        <w:spacing w:before="240"/>
        <w:jc w:val="both"/>
        <w:rPr>
          <w:rFonts w:ascii="Arial" w:hAnsi="Arial" w:cs="Arial"/>
          <w:szCs w:val="22"/>
          <w:lang w:val="es-BO"/>
        </w:rPr>
      </w:pPr>
      <w:r w:rsidRPr="00A576F3">
        <w:rPr>
          <w:rFonts w:ascii="Arial" w:hAnsi="Arial" w:cs="Arial"/>
          <w:szCs w:val="22"/>
          <w:lang w:val="es-BO"/>
        </w:rPr>
        <w:t>Este proyecto trabajara con la metodología ágil Scrum</w:t>
      </w:r>
      <w:r w:rsidR="00DD0279">
        <w:rPr>
          <w:rFonts w:ascii="Arial" w:hAnsi="Arial" w:cs="Arial"/>
          <w:szCs w:val="22"/>
          <w:lang w:val="es-BO"/>
        </w:rPr>
        <w:t xml:space="preserve"> simplificado</w:t>
      </w:r>
      <w:r w:rsidRPr="00A576F3">
        <w:rPr>
          <w:rFonts w:ascii="Arial" w:hAnsi="Arial" w:cs="Arial"/>
          <w:szCs w:val="22"/>
          <w:lang w:val="es-BO"/>
        </w:rPr>
        <w:t xml:space="preserve"> ya que esta nos permitirá con las funciones finales de</w:t>
      </w:r>
      <w:r w:rsidR="007823B3" w:rsidRPr="00A576F3">
        <w:rPr>
          <w:rFonts w:ascii="Arial" w:hAnsi="Arial" w:cs="Arial"/>
          <w:szCs w:val="22"/>
          <w:lang w:val="es-BO"/>
        </w:rPr>
        <w:t xml:space="preserve"> </w:t>
      </w:r>
      <w:r w:rsidRPr="00A576F3">
        <w:rPr>
          <w:rFonts w:ascii="Arial" w:hAnsi="Arial" w:cs="Arial"/>
          <w:szCs w:val="22"/>
          <w:lang w:val="es-BO"/>
        </w:rPr>
        <w:t>l</w:t>
      </w:r>
      <w:r w:rsidR="007823B3" w:rsidRPr="00A576F3">
        <w:rPr>
          <w:rFonts w:ascii="Arial" w:hAnsi="Arial" w:cs="Arial"/>
          <w:szCs w:val="22"/>
          <w:lang w:val="es-BO"/>
        </w:rPr>
        <w:t>a</w:t>
      </w:r>
      <w:r w:rsidRPr="00A576F3">
        <w:rPr>
          <w:rFonts w:ascii="Arial" w:hAnsi="Arial" w:cs="Arial"/>
          <w:szCs w:val="22"/>
          <w:lang w:val="es-BO"/>
        </w:rPr>
        <w:t xml:space="preserve"> </w:t>
      </w:r>
      <w:r w:rsidR="007823B3" w:rsidRPr="00A576F3">
        <w:rPr>
          <w:rFonts w:ascii="Arial" w:hAnsi="Arial" w:cs="Arial"/>
          <w:szCs w:val="22"/>
          <w:lang w:val="es-BO"/>
        </w:rPr>
        <w:t xml:space="preserve">plataforma web </w:t>
      </w:r>
      <w:r w:rsidRPr="00A576F3">
        <w:rPr>
          <w:rFonts w:ascii="Arial" w:hAnsi="Arial" w:cs="Arial"/>
          <w:szCs w:val="22"/>
          <w:lang w:val="es-BO"/>
        </w:rPr>
        <w:t>y de ese modo tener un software que cumpla con todos los requisitos que tiene.</w:t>
      </w:r>
    </w:p>
    <w:p w14:paraId="35586574" w14:textId="1F0CD4D5" w:rsidR="00087A1F" w:rsidRPr="00A576F3" w:rsidRDefault="00087A1F" w:rsidP="0005402C">
      <w:pPr>
        <w:spacing w:before="240"/>
        <w:jc w:val="both"/>
        <w:rPr>
          <w:rFonts w:ascii="Arial" w:hAnsi="Arial" w:cs="Arial"/>
          <w:szCs w:val="22"/>
          <w:lang w:val="es-BO"/>
        </w:rPr>
      </w:pPr>
      <w:r w:rsidRPr="00A576F3">
        <w:rPr>
          <w:rFonts w:ascii="Arial" w:hAnsi="Arial" w:cs="Arial"/>
          <w:szCs w:val="22"/>
          <w:lang w:val="es-BO"/>
        </w:rPr>
        <w:t xml:space="preserve">En Scrum un proyecto se ejecuta en bloques temporales cortos y fijos (iteraciones que normalmente son de 2 semanas, aunque en algunos equipos son de 3 y hasta 4 semanas, límite máximo de </w:t>
      </w:r>
      <w:proofErr w:type="spellStart"/>
      <w:r w:rsidRPr="00A576F3">
        <w:rPr>
          <w:rFonts w:ascii="Arial" w:hAnsi="Arial" w:cs="Arial"/>
          <w:szCs w:val="22"/>
          <w:lang w:val="es-BO"/>
        </w:rPr>
        <w:t>feedback</w:t>
      </w:r>
      <w:proofErr w:type="spellEnd"/>
      <w:r w:rsidRPr="00A576F3">
        <w:rPr>
          <w:rFonts w:ascii="Arial" w:hAnsi="Arial" w:cs="Arial"/>
          <w:szCs w:val="22"/>
          <w:lang w:val="es-BO"/>
        </w:rPr>
        <w:t xml:space="preserve"> y reflexión). Cada iteración tiene que proporcionar un resultado completo, un incremento de producto final que sea susceptible de ser entregado con el mínimo esfuerzo al cliente cuando lo solicite. El proceso parte de la lista de objetivos/requisitos priorizada del producto, que actúa como plan del proyecto. En esta lista el cliente prioriza los objetivos balanceando el valor que le aportan respecto a su coste y quedan repartidos en iteraciones y entregas. (Carrizo, Alfaro, </w:t>
      </w:r>
      <w:proofErr w:type="spellStart"/>
      <w:r w:rsidRPr="00A576F3">
        <w:rPr>
          <w:rFonts w:ascii="Arial" w:hAnsi="Arial" w:cs="Arial"/>
          <w:szCs w:val="22"/>
          <w:lang w:val="es-BO"/>
        </w:rPr>
        <w:t>Andres</w:t>
      </w:r>
      <w:proofErr w:type="spellEnd"/>
      <w:r w:rsidRPr="00A576F3">
        <w:rPr>
          <w:rFonts w:ascii="Arial" w:hAnsi="Arial" w:cs="Arial"/>
          <w:szCs w:val="22"/>
          <w:lang w:val="es-BO"/>
        </w:rPr>
        <w:t>,</w:t>
      </w:r>
      <w:r w:rsidR="0036225B">
        <w:rPr>
          <w:rFonts w:ascii="Arial" w:hAnsi="Arial" w:cs="Arial"/>
          <w:szCs w:val="22"/>
          <w:lang w:val="es-BO"/>
        </w:rPr>
        <w:t xml:space="preserve"> </w:t>
      </w:r>
      <w:r w:rsidRPr="00A576F3">
        <w:rPr>
          <w:rFonts w:ascii="Arial" w:hAnsi="Arial" w:cs="Arial"/>
          <w:szCs w:val="22"/>
          <w:lang w:val="es-BO"/>
        </w:rPr>
        <w:t>2018)</w:t>
      </w:r>
    </w:p>
    <w:p w14:paraId="0ECB5A2D" w14:textId="223C3EF7" w:rsidR="00DA1167" w:rsidRPr="00A576F3" w:rsidRDefault="00DA1167" w:rsidP="0005402C">
      <w:pPr>
        <w:spacing w:before="240"/>
        <w:jc w:val="both"/>
        <w:rPr>
          <w:rFonts w:ascii="Arial" w:hAnsi="Arial" w:cs="Arial"/>
          <w:szCs w:val="22"/>
          <w:lang w:val="es-BO"/>
        </w:rPr>
      </w:pPr>
      <w:r w:rsidRPr="00A576F3">
        <w:rPr>
          <w:rFonts w:ascii="Arial" w:hAnsi="Arial" w:cs="Arial"/>
          <w:szCs w:val="22"/>
          <w:lang w:val="es-BO"/>
        </w:rPr>
        <w:t xml:space="preserve">En términos generales, la implementación de SCRUM es compleja, ya que se ha demostrado que depende de cada uno de los ambientes en los que implementa, porque estos poseen </w:t>
      </w:r>
      <w:r w:rsidRPr="00A576F3">
        <w:rPr>
          <w:rFonts w:ascii="Arial" w:hAnsi="Arial" w:cs="Arial"/>
          <w:szCs w:val="22"/>
          <w:lang w:val="es-BO"/>
        </w:rPr>
        <w:lastRenderedPageBreak/>
        <w:t xml:space="preserve">características especiales que afectan el proceso de desarrollo del </w:t>
      </w:r>
      <w:r w:rsidR="00B05C6C" w:rsidRPr="00A576F3">
        <w:rPr>
          <w:rFonts w:ascii="Arial" w:hAnsi="Arial" w:cs="Arial"/>
          <w:szCs w:val="22"/>
          <w:lang w:val="es-BO"/>
        </w:rPr>
        <w:t>software (</w:t>
      </w:r>
      <w:r w:rsidRPr="00A576F3">
        <w:rPr>
          <w:rFonts w:ascii="Arial" w:hAnsi="Arial" w:cs="Arial"/>
          <w:szCs w:val="22"/>
          <w:lang w:val="es-BO"/>
        </w:rPr>
        <w:t>Akhtar, Ahsan</w:t>
      </w:r>
      <w:r w:rsidR="0036225B">
        <w:rPr>
          <w:rFonts w:ascii="Arial" w:hAnsi="Arial" w:cs="Arial"/>
          <w:szCs w:val="22"/>
          <w:lang w:val="es-BO"/>
        </w:rPr>
        <w:t xml:space="preserve"> </w:t>
      </w:r>
      <w:r w:rsidRPr="00A576F3">
        <w:rPr>
          <w:rFonts w:ascii="Arial" w:hAnsi="Arial" w:cs="Arial"/>
          <w:szCs w:val="22"/>
          <w:lang w:val="es-BO"/>
        </w:rPr>
        <w:t xml:space="preserve">&amp; </w:t>
      </w:r>
      <w:proofErr w:type="spellStart"/>
      <w:r w:rsidRPr="00A576F3">
        <w:rPr>
          <w:rFonts w:ascii="Arial" w:hAnsi="Arial" w:cs="Arial"/>
          <w:szCs w:val="22"/>
          <w:lang w:val="es-BO"/>
        </w:rPr>
        <w:t>Sadiq</w:t>
      </w:r>
      <w:proofErr w:type="spellEnd"/>
      <w:r w:rsidRPr="00A576F3">
        <w:rPr>
          <w:rFonts w:ascii="Arial" w:hAnsi="Arial" w:cs="Arial"/>
          <w:szCs w:val="22"/>
          <w:lang w:val="es-BO"/>
        </w:rPr>
        <w:t>, 2010)</w:t>
      </w:r>
    </w:p>
    <w:p w14:paraId="7B1EEE6B" w14:textId="459872CE" w:rsidR="006D3474" w:rsidRPr="00A576F3" w:rsidRDefault="00A50BD7" w:rsidP="0005402C">
      <w:pPr>
        <w:spacing w:before="240"/>
        <w:jc w:val="both"/>
        <w:rPr>
          <w:rFonts w:ascii="Arial" w:hAnsi="Arial" w:cs="Arial"/>
          <w:szCs w:val="22"/>
          <w:lang w:val="es-BO"/>
        </w:rPr>
      </w:pPr>
      <w:r w:rsidRPr="00A576F3">
        <w:rPr>
          <w:rFonts w:ascii="Arial" w:hAnsi="Arial" w:cs="Arial"/>
          <w:szCs w:val="22"/>
          <w:lang w:val="es-BO"/>
        </w:rPr>
        <w:t xml:space="preserve">Scrum </w:t>
      </w:r>
      <w:r w:rsidR="00DD0279">
        <w:rPr>
          <w:rFonts w:ascii="Arial" w:hAnsi="Arial" w:cs="Arial"/>
          <w:szCs w:val="22"/>
          <w:lang w:val="es-BO"/>
        </w:rPr>
        <w:t xml:space="preserve">simplificado </w:t>
      </w:r>
      <w:r w:rsidRPr="00A576F3">
        <w:rPr>
          <w:rFonts w:ascii="Arial" w:hAnsi="Arial" w:cs="Arial"/>
          <w:szCs w:val="22"/>
          <w:lang w:val="es-BO"/>
        </w:rPr>
        <w:t>es un proceso en el que se aplican de manera regular un conjunto de buenas prácticas</w:t>
      </w:r>
      <w:r w:rsidR="00DD0279">
        <w:rPr>
          <w:rFonts w:ascii="Arial" w:hAnsi="Arial" w:cs="Arial"/>
          <w:szCs w:val="22"/>
          <w:lang w:val="es-BO"/>
        </w:rPr>
        <w:t xml:space="preserve"> y</w:t>
      </w:r>
      <w:r w:rsidRPr="00A576F3">
        <w:rPr>
          <w:rFonts w:ascii="Arial" w:hAnsi="Arial" w:cs="Arial"/>
          <w:szCs w:val="22"/>
          <w:lang w:val="es-BO"/>
        </w:rPr>
        <w:t xml:space="preserve"> obtener el mejor resultado de un proyecto. Estas prácticas se apoyan unas a otras y su selección tiene origen en un estudio de la manera de trabajar de equipos altamente productivos.</w:t>
      </w:r>
    </w:p>
    <w:p w14:paraId="6711F946" w14:textId="71D7F444" w:rsidR="008C01B9" w:rsidRPr="00A576F3" w:rsidRDefault="005633E7" w:rsidP="0005402C">
      <w:pPr>
        <w:pStyle w:val="Ttulo3"/>
        <w:rPr>
          <w:rFonts w:ascii="Arial" w:hAnsi="Arial"/>
          <w:sz w:val="22"/>
          <w:szCs w:val="22"/>
        </w:rPr>
      </w:pPr>
      <w:bookmarkStart w:id="29" w:name="_Toc167227164"/>
      <w:bookmarkStart w:id="30" w:name="_Toc176812674"/>
      <w:r>
        <w:rPr>
          <w:rFonts w:ascii="Arial" w:hAnsi="Arial"/>
          <w:sz w:val="22"/>
          <w:szCs w:val="22"/>
        </w:rPr>
        <w:t>1</w:t>
      </w:r>
      <w:r w:rsidR="00C32B06" w:rsidRPr="00A576F3">
        <w:rPr>
          <w:rFonts w:ascii="Arial" w:hAnsi="Arial"/>
          <w:sz w:val="22"/>
          <w:szCs w:val="22"/>
        </w:rPr>
        <w:t xml:space="preserve">.5.1. </w:t>
      </w:r>
      <w:r w:rsidR="008C01B9" w:rsidRPr="00A576F3">
        <w:rPr>
          <w:rFonts w:ascii="Arial" w:hAnsi="Arial"/>
          <w:sz w:val="22"/>
          <w:szCs w:val="22"/>
        </w:rPr>
        <w:t xml:space="preserve">Fases de la </w:t>
      </w:r>
      <w:r w:rsidR="002F0BB6" w:rsidRPr="00A576F3">
        <w:rPr>
          <w:rFonts w:ascii="Arial" w:hAnsi="Arial"/>
          <w:sz w:val="22"/>
          <w:szCs w:val="22"/>
        </w:rPr>
        <w:t>m</w:t>
      </w:r>
      <w:r w:rsidR="008C01B9" w:rsidRPr="00A576F3">
        <w:rPr>
          <w:rFonts w:ascii="Arial" w:hAnsi="Arial"/>
          <w:sz w:val="22"/>
          <w:szCs w:val="22"/>
        </w:rPr>
        <w:t>etodología SCRUM</w:t>
      </w:r>
      <w:bookmarkEnd w:id="29"/>
      <w:bookmarkEnd w:id="30"/>
    </w:p>
    <w:p w14:paraId="1408F10C" w14:textId="6CDE018B" w:rsidR="006D3474" w:rsidRPr="00A576F3" w:rsidRDefault="006D3474" w:rsidP="0005402C">
      <w:pPr>
        <w:spacing w:before="240"/>
        <w:jc w:val="both"/>
        <w:rPr>
          <w:rFonts w:ascii="Arial" w:hAnsi="Arial" w:cs="Arial"/>
          <w:b/>
          <w:bCs/>
          <w:szCs w:val="22"/>
          <w:lang w:val="es-BO"/>
        </w:rPr>
      </w:pPr>
      <w:r w:rsidRPr="00A576F3">
        <w:rPr>
          <w:rFonts w:ascii="Arial" w:hAnsi="Arial" w:cs="Arial"/>
          <w:b/>
          <w:bCs/>
          <w:szCs w:val="22"/>
          <w:lang w:val="es-BO"/>
        </w:rPr>
        <w:t>1.- Pre-Juego</w:t>
      </w:r>
    </w:p>
    <w:p w14:paraId="36140A83" w14:textId="77777777" w:rsidR="006D3474" w:rsidRPr="00A576F3" w:rsidRDefault="006D3474" w:rsidP="0005402C">
      <w:pPr>
        <w:spacing w:before="240"/>
        <w:jc w:val="both"/>
        <w:rPr>
          <w:rFonts w:ascii="Arial" w:hAnsi="Arial" w:cs="Arial"/>
          <w:szCs w:val="22"/>
          <w:lang w:val="es-BO"/>
        </w:rPr>
      </w:pPr>
      <w:r w:rsidRPr="00A576F3">
        <w:rPr>
          <w:rFonts w:ascii="Arial" w:hAnsi="Arial" w:cs="Arial"/>
          <w:szCs w:val="22"/>
          <w:lang w:val="es-BO"/>
        </w:rPr>
        <w:t>Es el momento en que se establecen la visión y la planificación a los objetivos específicos del proyecto. Se creará un esquema inicial para el trabajo sin olvidar que cambiará conforme avanza la ejecución.</w:t>
      </w:r>
    </w:p>
    <w:p w14:paraId="39E4236C" w14:textId="77777777" w:rsidR="006D3474" w:rsidRPr="00A576F3" w:rsidRDefault="006D3474" w:rsidP="0005402C">
      <w:pPr>
        <w:spacing w:before="240"/>
        <w:jc w:val="both"/>
        <w:rPr>
          <w:rFonts w:ascii="Arial" w:hAnsi="Arial" w:cs="Arial"/>
          <w:b/>
          <w:bCs/>
          <w:szCs w:val="22"/>
          <w:lang w:val="es-BO"/>
        </w:rPr>
      </w:pPr>
      <w:r w:rsidRPr="00A576F3">
        <w:rPr>
          <w:rFonts w:ascii="Arial" w:hAnsi="Arial" w:cs="Arial"/>
          <w:b/>
          <w:bCs/>
          <w:szCs w:val="22"/>
          <w:lang w:val="es-BO"/>
        </w:rPr>
        <w:t xml:space="preserve">2.- Juego </w:t>
      </w:r>
    </w:p>
    <w:p w14:paraId="002FCC4A" w14:textId="77777777" w:rsidR="006D3474" w:rsidRPr="00A576F3" w:rsidRDefault="006D3474" w:rsidP="0005402C">
      <w:pPr>
        <w:spacing w:before="240"/>
        <w:jc w:val="both"/>
        <w:rPr>
          <w:rFonts w:ascii="Arial" w:hAnsi="Arial" w:cs="Arial"/>
          <w:szCs w:val="22"/>
          <w:lang w:val="es-BO"/>
        </w:rPr>
      </w:pPr>
      <w:r w:rsidRPr="00A576F3">
        <w:rPr>
          <w:rFonts w:ascii="Arial" w:hAnsi="Arial" w:cs="Arial"/>
          <w:szCs w:val="22"/>
          <w:lang w:val="es-BO"/>
        </w:rPr>
        <w:t>Es un evento cuyo objetivo es que el equipo de desarrollo sincronice actividades. Un beneficio adicional es que los Scrums diarios mejoran las comunicaciones. Consiste en el Desarrollo que parte de una etapa anterior o de otro proyecto, y también de un producto o sistema desde cero. Requiere procesos de terminación intermedios, gracias a los cuales se pueda validar o corregir el avance. Esta es una reunión clave de inspección y adaptación.</w:t>
      </w:r>
    </w:p>
    <w:p w14:paraId="44BCF57E" w14:textId="77777777" w:rsidR="006D3474" w:rsidRPr="00A576F3" w:rsidRDefault="006D3474" w:rsidP="0005402C">
      <w:pPr>
        <w:spacing w:before="240"/>
        <w:jc w:val="both"/>
        <w:rPr>
          <w:rFonts w:ascii="Arial" w:hAnsi="Arial" w:cs="Arial"/>
          <w:b/>
          <w:bCs/>
          <w:szCs w:val="22"/>
          <w:lang w:val="es-BO"/>
        </w:rPr>
      </w:pPr>
      <w:r w:rsidRPr="00A576F3">
        <w:rPr>
          <w:rFonts w:ascii="Arial" w:hAnsi="Arial" w:cs="Arial"/>
          <w:b/>
          <w:bCs/>
          <w:szCs w:val="22"/>
          <w:lang w:val="es-BO"/>
        </w:rPr>
        <w:t>3.- Post-Juego</w:t>
      </w:r>
    </w:p>
    <w:p w14:paraId="2022CEF9" w14:textId="77777777" w:rsidR="006D3474" w:rsidRPr="00A576F3" w:rsidRDefault="006D3474" w:rsidP="0005402C">
      <w:pPr>
        <w:spacing w:before="240"/>
        <w:jc w:val="both"/>
        <w:rPr>
          <w:rFonts w:ascii="Arial" w:hAnsi="Arial" w:cs="Arial"/>
          <w:szCs w:val="22"/>
          <w:lang w:val="es-BO"/>
        </w:rPr>
      </w:pPr>
      <w:r w:rsidRPr="00A576F3">
        <w:rPr>
          <w:rFonts w:ascii="Arial" w:hAnsi="Arial" w:cs="Arial"/>
          <w:szCs w:val="22"/>
          <w:lang w:val="es-BO"/>
        </w:rPr>
        <w:t>Una vez que el producto está terminado, es necesario entregar toda la documentación que avale el proceso de trabajo y llevar a cabo las pruebas finales.</w:t>
      </w:r>
    </w:p>
    <w:p w14:paraId="24A76F8F" w14:textId="04C2BEE1" w:rsidR="006D3474" w:rsidRPr="00A576F3" w:rsidRDefault="005633E7" w:rsidP="0005402C">
      <w:pPr>
        <w:pStyle w:val="Ttulo3"/>
        <w:rPr>
          <w:rFonts w:ascii="Arial" w:hAnsi="Arial"/>
          <w:sz w:val="22"/>
          <w:szCs w:val="22"/>
        </w:rPr>
      </w:pPr>
      <w:bookmarkStart w:id="31" w:name="_Toc167227165"/>
      <w:bookmarkStart w:id="32" w:name="_Toc176812675"/>
      <w:r>
        <w:rPr>
          <w:rFonts w:ascii="Arial" w:hAnsi="Arial"/>
          <w:sz w:val="22"/>
          <w:szCs w:val="22"/>
        </w:rPr>
        <w:lastRenderedPageBreak/>
        <w:t>1</w:t>
      </w:r>
      <w:r w:rsidR="00C32B06" w:rsidRPr="00A576F3">
        <w:rPr>
          <w:rFonts w:ascii="Arial" w:hAnsi="Arial"/>
          <w:sz w:val="22"/>
          <w:szCs w:val="22"/>
        </w:rPr>
        <w:t xml:space="preserve">.5.2. </w:t>
      </w:r>
      <w:r w:rsidR="006D3474" w:rsidRPr="00A576F3">
        <w:rPr>
          <w:rFonts w:ascii="Arial" w:hAnsi="Arial"/>
          <w:sz w:val="22"/>
          <w:szCs w:val="22"/>
        </w:rPr>
        <w:t xml:space="preserve">Roles de la </w:t>
      </w:r>
      <w:r w:rsidR="002F0BB6" w:rsidRPr="00A576F3">
        <w:rPr>
          <w:rFonts w:ascii="Arial" w:hAnsi="Arial"/>
          <w:sz w:val="22"/>
          <w:szCs w:val="22"/>
        </w:rPr>
        <w:t>m</w:t>
      </w:r>
      <w:r w:rsidR="006D3474" w:rsidRPr="00A576F3">
        <w:rPr>
          <w:rFonts w:ascii="Arial" w:hAnsi="Arial"/>
          <w:sz w:val="22"/>
          <w:szCs w:val="22"/>
        </w:rPr>
        <w:t>etodología SCRUM</w:t>
      </w:r>
      <w:bookmarkEnd w:id="31"/>
      <w:bookmarkEnd w:id="32"/>
    </w:p>
    <w:p w14:paraId="2C089521" w14:textId="1CA21D41" w:rsidR="00E36F0E" w:rsidRPr="00A576F3" w:rsidRDefault="00E36F0E" w:rsidP="0005402C">
      <w:pPr>
        <w:numPr>
          <w:ilvl w:val="0"/>
          <w:numId w:val="22"/>
        </w:numPr>
        <w:spacing w:before="240"/>
        <w:jc w:val="both"/>
        <w:rPr>
          <w:rFonts w:ascii="Arial" w:hAnsi="Arial" w:cs="Arial"/>
          <w:b/>
          <w:bCs/>
          <w:szCs w:val="22"/>
          <w:lang w:val="es-BO"/>
        </w:rPr>
      </w:pPr>
      <w:r w:rsidRPr="00A576F3">
        <w:rPr>
          <w:rFonts w:ascii="Arial" w:hAnsi="Arial" w:cs="Arial"/>
          <w:b/>
          <w:bCs/>
          <w:szCs w:val="22"/>
          <w:lang w:val="es-BO"/>
        </w:rPr>
        <w:t xml:space="preserve">Product </w:t>
      </w:r>
      <w:proofErr w:type="spellStart"/>
      <w:r w:rsidR="002F0BB6" w:rsidRPr="00A576F3">
        <w:rPr>
          <w:rFonts w:ascii="Arial" w:hAnsi="Arial" w:cs="Arial"/>
          <w:b/>
          <w:bCs/>
          <w:szCs w:val="22"/>
          <w:lang w:val="es-BO"/>
        </w:rPr>
        <w:t>o</w:t>
      </w:r>
      <w:r w:rsidRPr="00A576F3">
        <w:rPr>
          <w:rFonts w:ascii="Arial" w:hAnsi="Arial" w:cs="Arial"/>
          <w:b/>
          <w:bCs/>
          <w:szCs w:val="22"/>
          <w:lang w:val="es-BO"/>
        </w:rPr>
        <w:t>wner</w:t>
      </w:r>
      <w:proofErr w:type="spellEnd"/>
    </w:p>
    <w:p w14:paraId="6B626D8B" w14:textId="4FB65967" w:rsidR="00E36F0E" w:rsidRPr="00A576F3" w:rsidRDefault="00E36F0E" w:rsidP="0005402C">
      <w:pPr>
        <w:spacing w:before="240"/>
        <w:jc w:val="both"/>
        <w:rPr>
          <w:rFonts w:ascii="Arial" w:hAnsi="Arial" w:cs="Arial"/>
          <w:szCs w:val="22"/>
          <w:lang w:val="es-BO"/>
        </w:rPr>
      </w:pPr>
      <w:r w:rsidRPr="00A576F3">
        <w:rPr>
          <w:rFonts w:ascii="Arial" w:hAnsi="Arial" w:cs="Arial"/>
          <w:szCs w:val="22"/>
          <w:lang w:val="es-BO"/>
        </w:rPr>
        <w:t>Se asegura de que el equipo Scrum trabaje de forma adecuada desde la perspectiva del negocio. El Product Owner ayuda al Usuario a escribir las historias de usuario, las prioriza y las coloca en el Product Backlog.</w:t>
      </w:r>
    </w:p>
    <w:p w14:paraId="471F189A" w14:textId="775A31DE" w:rsidR="00E36F0E" w:rsidRPr="00A576F3" w:rsidRDefault="00E36F0E" w:rsidP="0005402C">
      <w:pPr>
        <w:numPr>
          <w:ilvl w:val="0"/>
          <w:numId w:val="22"/>
        </w:numPr>
        <w:spacing w:before="240"/>
        <w:jc w:val="both"/>
        <w:rPr>
          <w:rFonts w:ascii="Arial" w:hAnsi="Arial" w:cs="Arial"/>
          <w:b/>
          <w:bCs/>
          <w:szCs w:val="22"/>
          <w:lang w:val="es-BO"/>
        </w:rPr>
      </w:pPr>
      <w:r w:rsidRPr="00A576F3">
        <w:rPr>
          <w:rFonts w:ascii="Arial" w:hAnsi="Arial" w:cs="Arial"/>
          <w:b/>
          <w:bCs/>
          <w:szCs w:val="22"/>
          <w:lang w:val="es-BO"/>
        </w:rPr>
        <w:t>ScrumMaster</w:t>
      </w:r>
    </w:p>
    <w:p w14:paraId="233FC6FE" w14:textId="6753CAC7" w:rsidR="00F73B4E" w:rsidRPr="00A576F3" w:rsidRDefault="00F73B4E" w:rsidP="0005402C">
      <w:pPr>
        <w:spacing w:before="240"/>
        <w:jc w:val="both"/>
        <w:rPr>
          <w:rFonts w:ascii="Arial" w:hAnsi="Arial" w:cs="Arial"/>
          <w:szCs w:val="22"/>
          <w:lang w:val="es-BO"/>
        </w:rPr>
      </w:pPr>
      <w:r w:rsidRPr="00A576F3">
        <w:rPr>
          <w:rFonts w:ascii="Arial" w:hAnsi="Arial" w:cs="Arial"/>
          <w:szCs w:val="22"/>
          <w:lang w:val="es-BO"/>
        </w:rPr>
        <w:t>Cuyo Trabajo primario es eliminar los obstáculos que impiden que el equipo alcance el objetivo del sprint. El ScrumMaster se asegura de que el proceso Scrum se utiliza como es debido. Es el que hace que las reglas se cumplan.</w:t>
      </w:r>
    </w:p>
    <w:p w14:paraId="07080659" w14:textId="18806A0F" w:rsidR="00F73B4E" w:rsidRPr="00A576F3" w:rsidRDefault="00F73B4E" w:rsidP="0005402C">
      <w:pPr>
        <w:numPr>
          <w:ilvl w:val="0"/>
          <w:numId w:val="22"/>
        </w:numPr>
        <w:spacing w:before="240"/>
        <w:jc w:val="both"/>
        <w:rPr>
          <w:rFonts w:ascii="Arial" w:hAnsi="Arial" w:cs="Arial"/>
          <w:b/>
          <w:bCs/>
          <w:szCs w:val="22"/>
          <w:lang w:val="es-BO"/>
        </w:rPr>
      </w:pPr>
      <w:r w:rsidRPr="00A576F3">
        <w:rPr>
          <w:rFonts w:ascii="Arial" w:hAnsi="Arial" w:cs="Arial"/>
          <w:b/>
          <w:bCs/>
          <w:szCs w:val="22"/>
          <w:lang w:val="es-BO"/>
        </w:rPr>
        <w:t xml:space="preserve">Equipo de </w:t>
      </w:r>
      <w:r w:rsidR="002F0BB6" w:rsidRPr="00A576F3">
        <w:rPr>
          <w:rFonts w:ascii="Arial" w:hAnsi="Arial" w:cs="Arial"/>
          <w:b/>
          <w:bCs/>
          <w:szCs w:val="22"/>
          <w:lang w:val="es-BO"/>
        </w:rPr>
        <w:t>d</w:t>
      </w:r>
      <w:r w:rsidRPr="00A576F3">
        <w:rPr>
          <w:rFonts w:ascii="Arial" w:hAnsi="Arial" w:cs="Arial"/>
          <w:b/>
          <w:bCs/>
          <w:szCs w:val="22"/>
          <w:lang w:val="es-BO"/>
        </w:rPr>
        <w:t>esarrollo</w:t>
      </w:r>
    </w:p>
    <w:p w14:paraId="7CA92194" w14:textId="7D129E66" w:rsidR="00F73B4E" w:rsidRPr="00A576F3" w:rsidRDefault="00F73B4E" w:rsidP="0005402C">
      <w:pPr>
        <w:spacing w:before="240"/>
        <w:jc w:val="both"/>
        <w:rPr>
          <w:rFonts w:ascii="Arial" w:hAnsi="Arial" w:cs="Arial"/>
          <w:szCs w:val="22"/>
          <w:lang w:val="es-BO"/>
        </w:rPr>
      </w:pPr>
      <w:r w:rsidRPr="00A576F3">
        <w:rPr>
          <w:rFonts w:ascii="Arial" w:hAnsi="Arial" w:cs="Arial"/>
          <w:szCs w:val="22"/>
          <w:lang w:val="es-BO"/>
        </w:rPr>
        <w:t>El equipo de tiene la responsabilidad de entregar el producto. Es Recomendable un pequeño con las habilidades transversales necesarias para realizar el trabajo (análisis, diseño, desarrollo, pruebas, documentación, etc.).</w:t>
      </w:r>
    </w:p>
    <w:p w14:paraId="729F8495" w14:textId="3E21800D" w:rsidR="00F73B4E" w:rsidRPr="00A576F3" w:rsidRDefault="005633E7" w:rsidP="0005402C">
      <w:pPr>
        <w:pStyle w:val="Ttulo3"/>
        <w:rPr>
          <w:rFonts w:ascii="Arial" w:hAnsi="Arial"/>
          <w:sz w:val="22"/>
          <w:szCs w:val="22"/>
        </w:rPr>
      </w:pPr>
      <w:bookmarkStart w:id="33" w:name="_Toc167227166"/>
      <w:bookmarkStart w:id="34" w:name="_Toc176812676"/>
      <w:r>
        <w:rPr>
          <w:rFonts w:ascii="Arial" w:hAnsi="Arial"/>
          <w:sz w:val="22"/>
          <w:szCs w:val="22"/>
        </w:rPr>
        <w:t>1</w:t>
      </w:r>
      <w:r w:rsidR="00C32B06" w:rsidRPr="00A576F3">
        <w:rPr>
          <w:rFonts w:ascii="Arial" w:hAnsi="Arial"/>
          <w:sz w:val="22"/>
          <w:szCs w:val="22"/>
        </w:rPr>
        <w:t xml:space="preserve">.5.3. </w:t>
      </w:r>
      <w:r w:rsidR="00F73B4E" w:rsidRPr="00A576F3">
        <w:rPr>
          <w:rFonts w:ascii="Arial" w:hAnsi="Arial"/>
          <w:sz w:val="22"/>
          <w:szCs w:val="22"/>
        </w:rPr>
        <w:t xml:space="preserve">Eventos en </w:t>
      </w:r>
      <w:r w:rsidR="002F0BB6" w:rsidRPr="00A576F3">
        <w:rPr>
          <w:rFonts w:ascii="Arial" w:hAnsi="Arial"/>
          <w:sz w:val="22"/>
          <w:szCs w:val="22"/>
        </w:rPr>
        <w:t>s</w:t>
      </w:r>
      <w:r w:rsidR="00F73B4E" w:rsidRPr="00A576F3">
        <w:rPr>
          <w:rFonts w:ascii="Arial" w:hAnsi="Arial"/>
          <w:sz w:val="22"/>
          <w:szCs w:val="22"/>
        </w:rPr>
        <w:t>crum</w:t>
      </w:r>
      <w:bookmarkEnd w:id="33"/>
      <w:bookmarkEnd w:id="34"/>
    </w:p>
    <w:p w14:paraId="7361EA7C" w14:textId="5D073C7C" w:rsidR="00F73B4E" w:rsidRPr="00A576F3" w:rsidRDefault="007A73C2" w:rsidP="0005402C">
      <w:pPr>
        <w:numPr>
          <w:ilvl w:val="0"/>
          <w:numId w:val="22"/>
        </w:numPr>
        <w:spacing w:before="240"/>
        <w:jc w:val="both"/>
        <w:rPr>
          <w:rFonts w:ascii="Arial" w:hAnsi="Arial" w:cs="Arial"/>
          <w:b/>
          <w:bCs/>
          <w:szCs w:val="22"/>
          <w:lang w:val="es-BO"/>
        </w:rPr>
      </w:pPr>
      <w:r w:rsidRPr="00A576F3">
        <w:rPr>
          <w:rFonts w:ascii="Arial" w:hAnsi="Arial" w:cs="Arial"/>
          <w:b/>
          <w:bCs/>
          <w:szCs w:val="22"/>
          <w:lang w:val="es-BO"/>
        </w:rPr>
        <w:t xml:space="preserve">Preparación del </w:t>
      </w:r>
      <w:r w:rsidR="002F0BB6" w:rsidRPr="00A576F3">
        <w:rPr>
          <w:rFonts w:ascii="Arial" w:hAnsi="Arial" w:cs="Arial"/>
          <w:b/>
          <w:bCs/>
          <w:szCs w:val="22"/>
          <w:lang w:val="es-BO"/>
        </w:rPr>
        <w:t>p</w:t>
      </w:r>
      <w:r w:rsidRPr="00A576F3">
        <w:rPr>
          <w:rFonts w:ascii="Arial" w:hAnsi="Arial" w:cs="Arial"/>
          <w:b/>
          <w:bCs/>
          <w:szCs w:val="22"/>
          <w:lang w:val="es-BO"/>
        </w:rPr>
        <w:t>royecto</w:t>
      </w:r>
    </w:p>
    <w:p w14:paraId="04F0410F" w14:textId="7C48515C" w:rsidR="00CD33C3" w:rsidRPr="00A576F3" w:rsidRDefault="007A73C2" w:rsidP="0005402C">
      <w:pPr>
        <w:spacing w:before="240"/>
        <w:jc w:val="both"/>
        <w:rPr>
          <w:rFonts w:ascii="Arial" w:hAnsi="Arial" w:cs="Arial"/>
          <w:szCs w:val="22"/>
          <w:lang w:val="es-BO"/>
        </w:rPr>
      </w:pPr>
      <w:r w:rsidRPr="00A576F3">
        <w:rPr>
          <w:rFonts w:ascii="Arial" w:hAnsi="Arial" w:cs="Arial"/>
          <w:szCs w:val="22"/>
          <w:lang w:val="es-BO"/>
        </w:rPr>
        <w:t>Este evento tiene una duración de 8hrs. Para un Sprint de un mes. Tiene como propósito definir el objeto del sprint y la estrategia del equipo para alcanzar el objetivo. Tanto el objetivo como la estrategia se definen en función a los elementos de las Lista de Productos seleccionados por el Equipo de Desarrollo y que pueden ser terminados en un Sprint. (Girona, 2020)</w:t>
      </w:r>
    </w:p>
    <w:p w14:paraId="4C89218A" w14:textId="04BC0F20" w:rsidR="004432AD" w:rsidRPr="00A576F3" w:rsidRDefault="004432AD" w:rsidP="0005402C">
      <w:pPr>
        <w:numPr>
          <w:ilvl w:val="0"/>
          <w:numId w:val="22"/>
        </w:numPr>
        <w:spacing w:before="240"/>
        <w:jc w:val="both"/>
        <w:rPr>
          <w:rStyle w:val="AcrnimoHTML"/>
          <w:rFonts w:ascii="Arial" w:hAnsi="Arial" w:cs="Arial"/>
          <w:b/>
          <w:bCs/>
          <w:szCs w:val="22"/>
          <w:lang w:val="es-BO"/>
        </w:rPr>
      </w:pPr>
      <w:r w:rsidRPr="00A576F3">
        <w:rPr>
          <w:rStyle w:val="AcrnimoHTML"/>
          <w:rFonts w:ascii="Arial" w:hAnsi="Arial" w:cs="Arial"/>
          <w:b/>
          <w:bCs/>
          <w:szCs w:val="22"/>
        </w:rPr>
        <w:t xml:space="preserve">Scrum </w:t>
      </w:r>
      <w:proofErr w:type="spellStart"/>
      <w:r w:rsidRPr="00A576F3">
        <w:rPr>
          <w:rStyle w:val="AcrnimoHTML"/>
          <w:rFonts w:ascii="Arial" w:hAnsi="Arial" w:cs="Arial"/>
          <w:b/>
          <w:bCs/>
          <w:szCs w:val="22"/>
        </w:rPr>
        <w:t>di</w:t>
      </w:r>
      <w:r w:rsidR="00CD33C3" w:rsidRPr="00A576F3">
        <w:rPr>
          <w:rStyle w:val="AcrnimoHTML"/>
          <w:rFonts w:ascii="Arial" w:hAnsi="Arial" w:cs="Arial"/>
          <w:b/>
          <w:bCs/>
          <w:szCs w:val="22"/>
        </w:rPr>
        <w:t>a</w:t>
      </w:r>
      <w:r w:rsidRPr="00A576F3">
        <w:rPr>
          <w:rStyle w:val="AcrnimoHTML"/>
          <w:rFonts w:ascii="Arial" w:hAnsi="Arial" w:cs="Arial"/>
          <w:b/>
          <w:bCs/>
          <w:szCs w:val="22"/>
        </w:rPr>
        <w:t>rio</w:t>
      </w:r>
      <w:proofErr w:type="spellEnd"/>
      <w:r w:rsidRPr="00A576F3">
        <w:rPr>
          <w:rStyle w:val="AcrnimoHTML"/>
          <w:rFonts w:ascii="Arial" w:hAnsi="Arial" w:cs="Arial"/>
          <w:b/>
          <w:bCs/>
          <w:szCs w:val="22"/>
        </w:rPr>
        <w:t xml:space="preserve"> (Daily Scrum)</w:t>
      </w:r>
    </w:p>
    <w:p w14:paraId="38AF99EF" w14:textId="7D662922" w:rsidR="00CD33C3" w:rsidRPr="00A576F3" w:rsidRDefault="004432AD" w:rsidP="0005402C">
      <w:pPr>
        <w:spacing w:before="240"/>
        <w:jc w:val="both"/>
        <w:rPr>
          <w:rFonts w:ascii="Arial" w:hAnsi="Arial" w:cs="Arial"/>
          <w:szCs w:val="22"/>
          <w:lang w:val="es-BO"/>
        </w:rPr>
      </w:pPr>
      <w:r w:rsidRPr="00A576F3">
        <w:rPr>
          <w:rFonts w:ascii="Arial" w:hAnsi="Arial" w:cs="Arial"/>
          <w:szCs w:val="22"/>
          <w:lang w:val="es-BO"/>
        </w:rPr>
        <w:lastRenderedPageBreak/>
        <w:t>Es una reunión con un tiempo de duración mayor a 15 minutos. Que sirve para inspeccionar el avance del Sprint, identificar los obstáculos o impedimentos y proyectar el trabajo a realizarse en las siguientes 24 horas. (Girona, 2020)</w:t>
      </w:r>
    </w:p>
    <w:p w14:paraId="69E17118" w14:textId="4A6B7426" w:rsidR="004432AD" w:rsidRPr="00A56055" w:rsidRDefault="004432AD" w:rsidP="0005402C">
      <w:pPr>
        <w:numPr>
          <w:ilvl w:val="0"/>
          <w:numId w:val="22"/>
        </w:numPr>
        <w:spacing w:before="240"/>
        <w:jc w:val="both"/>
        <w:rPr>
          <w:rStyle w:val="AcrnimoHTML"/>
          <w:rFonts w:ascii="Arial" w:hAnsi="Arial" w:cs="Arial"/>
          <w:b/>
          <w:bCs/>
          <w:szCs w:val="22"/>
        </w:rPr>
      </w:pPr>
      <w:proofErr w:type="spellStart"/>
      <w:r w:rsidRPr="00A576F3">
        <w:rPr>
          <w:rStyle w:val="AcrnimoHTML"/>
          <w:rFonts w:ascii="Arial" w:hAnsi="Arial" w:cs="Arial"/>
          <w:b/>
          <w:bCs/>
          <w:szCs w:val="22"/>
        </w:rPr>
        <w:t>Revisión</w:t>
      </w:r>
      <w:proofErr w:type="spellEnd"/>
      <w:r w:rsidRPr="00A576F3">
        <w:rPr>
          <w:rStyle w:val="AcrnimoHTML"/>
          <w:rFonts w:ascii="Arial" w:hAnsi="Arial" w:cs="Arial"/>
          <w:b/>
          <w:bCs/>
          <w:szCs w:val="22"/>
        </w:rPr>
        <w:t xml:space="preserve"> de </w:t>
      </w:r>
      <w:r w:rsidR="002F0BB6" w:rsidRPr="00A576F3">
        <w:rPr>
          <w:rStyle w:val="AcrnimoHTML"/>
          <w:rFonts w:ascii="Arial" w:hAnsi="Arial" w:cs="Arial"/>
          <w:b/>
          <w:bCs/>
          <w:szCs w:val="22"/>
        </w:rPr>
        <w:t>s</w:t>
      </w:r>
      <w:r w:rsidRPr="00A576F3">
        <w:rPr>
          <w:rStyle w:val="AcrnimoHTML"/>
          <w:rFonts w:ascii="Arial" w:hAnsi="Arial" w:cs="Arial"/>
          <w:b/>
          <w:bCs/>
          <w:szCs w:val="22"/>
        </w:rPr>
        <w:t>print (Sprint Review)</w:t>
      </w:r>
    </w:p>
    <w:p w14:paraId="42EF1D31" w14:textId="1CC05C59" w:rsidR="004432AD" w:rsidRPr="00A576F3" w:rsidRDefault="004432AD" w:rsidP="0005402C">
      <w:pPr>
        <w:spacing w:before="240"/>
        <w:jc w:val="both"/>
        <w:rPr>
          <w:rFonts w:ascii="Arial" w:hAnsi="Arial" w:cs="Arial"/>
          <w:szCs w:val="22"/>
          <w:lang w:val="es-BO"/>
        </w:rPr>
      </w:pPr>
      <w:r w:rsidRPr="00A576F3">
        <w:rPr>
          <w:rFonts w:ascii="Arial" w:hAnsi="Arial" w:cs="Arial"/>
          <w:szCs w:val="22"/>
          <w:lang w:val="es-BO"/>
        </w:rPr>
        <w:t xml:space="preserve">Este evento tiene una duración de 4hrs. Para un Sprint de un mes. Tiene como propósito </w:t>
      </w:r>
      <w:r w:rsidR="008463F2" w:rsidRPr="00A576F3">
        <w:rPr>
          <w:rFonts w:ascii="Arial" w:hAnsi="Arial" w:cs="Arial"/>
          <w:szCs w:val="22"/>
          <w:lang w:val="es-BO"/>
        </w:rPr>
        <w:t xml:space="preserve">presentar al cliente y/o interesados en el proyecto y el producto final que fue desarrollado durante el transcurso del Sprint. Este evento permite tener la certeza si el objetivo del Sprint fue alcanzado, cuáles funcionales desarrolladas son aceptadas y cuáles no, Obtener </w:t>
      </w:r>
      <w:proofErr w:type="spellStart"/>
      <w:r w:rsidR="008463F2" w:rsidRPr="00A576F3">
        <w:rPr>
          <w:rFonts w:ascii="Arial" w:hAnsi="Arial" w:cs="Arial"/>
          <w:szCs w:val="22"/>
          <w:lang w:val="es-BO"/>
        </w:rPr>
        <w:t>feedback</w:t>
      </w:r>
      <w:proofErr w:type="spellEnd"/>
      <w:r w:rsidR="008463F2" w:rsidRPr="00A576F3">
        <w:rPr>
          <w:rFonts w:ascii="Arial" w:hAnsi="Arial" w:cs="Arial"/>
          <w:szCs w:val="22"/>
          <w:lang w:val="es-BO"/>
        </w:rPr>
        <w:t xml:space="preserve"> del cliente </w:t>
      </w:r>
      <w:r w:rsidR="00B275A0" w:rsidRPr="00A576F3">
        <w:rPr>
          <w:rFonts w:ascii="Arial" w:hAnsi="Arial" w:cs="Arial"/>
          <w:szCs w:val="22"/>
          <w:lang w:val="es-BO"/>
        </w:rPr>
        <w:t>para</w:t>
      </w:r>
      <w:r w:rsidR="008463F2" w:rsidRPr="00A576F3">
        <w:rPr>
          <w:rFonts w:ascii="Arial" w:hAnsi="Arial" w:cs="Arial"/>
          <w:szCs w:val="22"/>
          <w:lang w:val="es-BO"/>
        </w:rPr>
        <w:t xml:space="preserve"> determinar cuáles elementos de la Lista del Producto deben ser desarrolladas en el siguiente Sprint. (</w:t>
      </w:r>
      <w:r w:rsidR="00B275A0" w:rsidRPr="00A576F3">
        <w:rPr>
          <w:rFonts w:ascii="Arial" w:hAnsi="Arial" w:cs="Arial"/>
          <w:szCs w:val="22"/>
          <w:lang w:val="es-BO"/>
        </w:rPr>
        <w:t>Girona</w:t>
      </w:r>
      <w:r w:rsidR="0036225B">
        <w:rPr>
          <w:rFonts w:ascii="Arial" w:hAnsi="Arial" w:cs="Arial"/>
          <w:szCs w:val="22"/>
          <w:lang w:val="es-BO"/>
        </w:rPr>
        <w:t xml:space="preserve">, </w:t>
      </w:r>
      <w:r w:rsidR="008463F2" w:rsidRPr="00A576F3">
        <w:rPr>
          <w:rFonts w:ascii="Arial" w:hAnsi="Arial" w:cs="Arial"/>
          <w:szCs w:val="22"/>
          <w:lang w:val="es-BO"/>
        </w:rPr>
        <w:t>2020)</w:t>
      </w:r>
    </w:p>
    <w:p w14:paraId="2C175292" w14:textId="263A430C" w:rsidR="008463F2" w:rsidRPr="00A576F3" w:rsidRDefault="005633E7" w:rsidP="0005402C">
      <w:pPr>
        <w:pStyle w:val="Ttulo3"/>
        <w:rPr>
          <w:rFonts w:ascii="Arial" w:hAnsi="Arial"/>
          <w:sz w:val="22"/>
          <w:szCs w:val="22"/>
        </w:rPr>
      </w:pPr>
      <w:bookmarkStart w:id="35" w:name="_Toc167227167"/>
      <w:bookmarkStart w:id="36" w:name="_Toc176812677"/>
      <w:r>
        <w:rPr>
          <w:rFonts w:ascii="Arial" w:hAnsi="Arial"/>
          <w:sz w:val="22"/>
          <w:szCs w:val="22"/>
        </w:rPr>
        <w:t>1</w:t>
      </w:r>
      <w:r w:rsidR="00C32B06" w:rsidRPr="00A576F3">
        <w:rPr>
          <w:rFonts w:ascii="Arial" w:hAnsi="Arial"/>
          <w:sz w:val="22"/>
          <w:szCs w:val="22"/>
        </w:rPr>
        <w:t xml:space="preserve">.5.4. </w:t>
      </w:r>
      <w:r w:rsidR="008463F2" w:rsidRPr="00A576F3">
        <w:rPr>
          <w:rFonts w:ascii="Arial" w:hAnsi="Arial"/>
          <w:sz w:val="22"/>
          <w:szCs w:val="22"/>
        </w:rPr>
        <w:t xml:space="preserve">Artefactos de </w:t>
      </w:r>
      <w:r w:rsidR="002F0BB6" w:rsidRPr="00A576F3">
        <w:rPr>
          <w:rFonts w:ascii="Arial" w:hAnsi="Arial"/>
          <w:sz w:val="22"/>
          <w:szCs w:val="22"/>
        </w:rPr>
        <w:t>s</w:t>
      </w:r>
      <w:r w:rsidR="008463F2" w:rsidRPr="00A576F3">
        <w:rPr>
          <w:rFonts w:ascii="Arial" w:hAnsi="Arial"/>
          <w:sz w:val="22"/>
          <w:szCs w:val="22"/>
        </w:rPr>
        <w:t>crum</w:t>
      </w:r>
      <w:bookmarkEnd w:id="35"/>
      <w:bookmarkEnd w:id="36"/>
      <w:r w:rsidR="008463F2" w:rsidRPr="00A576F3">
        <w:rPr>
          <w:rFonts w:ascii="Arial" w:hAnsi="Arial"/>
          <w:sz w:val="22"/>
          <w:szCs w:val="22"/>
        </w:rPr>
        <w:t xml:space="preserve"> </w:t>
      </w:r>
    </w:p>
    <w:p w14:paraId="20B7AF21" w14:textId="7F9864CB" w:rsidR="008463F2" w:rsidRPr="00A576F3" w:rsidRDefault="008463F2" w:rsidP="0005402C">
      <w:pPr>
        <w:spacing w:before="240"/>
        <w:jc w:val="both"/>
        <w:rPr>
          <w:rFonts w:ascii="Arial" w:hAnsi="Arial" w:cs="Arial"/>
          <w:szCs w:val="22"/>
          <w:lang w:val="es-BO"/>
        </w:rPr>
      </w:pPr>
      <w:r w:rsidRPr="00A576F3">
        <w:rPr>
          <w:rFonts w:ascii="Arial" w:hAnsi="Arial" w:cs="Arial"/>
          <w:szCs w:val="22"/>
          <w:lang w:val="es-BO"/>
        </w:rPr>
        <w:t xml:space="preserve">También podemos referirnos a ellos como herramientas. Son técnicas que empleamos para comprender el desarrollo </w:t>
      </w:r>
      <w:r w:rsidR="00980B08" w:rsidRPr="00A576F3">
        <w:rPr>
          <w:rFonts w:ascii="Arial" w:hAnsi="Arial" w:cs="Arial"/>
          <w:szCs w:val="22"/>
          <w:lang w:val="es-BO"/>
        </w:rPr>
        <w:t>del producto</w:t>
      </w:r>
      <w:r w:rsidRPr="00A576F3">
        <w:rPr>
          <w:rFonts w:ascii="Arial" w:hAnsi="Arial" w:cs="Arial"/>
          <w:szCs w:val="22"/>
          <w:lang w:val="es-BO"/>
        </w:rPr>
        <w:t xml:space="preserve"> y organizar las actividades pendientes y realizadas.</w:t>
      </w:r>
    </w:p>
    <w:p w14:paraId="24857B0F" w14:textId="74411707" w:rsidR="00980B08" w:rsidRPr="00A576F3" w:rsidRDefault="00980B08" w:rsidP="0005402C">
      <w:pPr>
        <w:numPr>
          <w:ilvl w:val="0"/>
          <w:numId w:val="22"/>
        </w:numPr>
        <w:spacing w:before="240"/>
        <w:jc w:val="both"/>
        <w:rPr>
          <w:rFonts w:ascii="Arial" w:hAnsi="Arial" w:cs="Arial"/>
          <w:szCs w:val="22"/>
          <w:lang w:val="es-BO"/>
        </w:rPr>
      </w:pPr>
      <w:r w:rsidRPr="00A576F3">
        <w:rPr>
          <w:rFonts w:ascii="Arial" w:hAnsi="Arial" w:cs="Arial"/>
          <w:b/>
          <w:bCs/>
          <w:szCs w:val="22"/>
          <w:lang w:val="es-BO"/>
        </w:rPr>
        <w:t>El Product Backlog:</w:t>
      </w:r>
      <w:r w:rsidRPr="00A576F3">
        <w:rPr>
          <w:rFonts w:ascii="Arial" w:hAnsi="Arial" w:cs="Arial"/>
          <w:szCs w:val="22"/>
          <w:lang w:val="es-BO"/>
        </w:rPr>
        <w:t xml:space="preserve"> Es la lista de tareas clave para el desarrollo de producto, del cual es responsable el Product Owner, las actividades de Product Backlog están ordenadas en función de otorgar el máximo valor al producto en desarrollo.</w:t>
      </w:r>
    </w:p>
    <w:p w14:paraId="3753D8D9" w14:textId="1826FE19" w:rsidR="00980B08" w:rsidRPr="00A576F3" w:rsidRDefault="00980B08" w:rsidP="0005402C">
      <w:pPr>
        <w:numPr>
          <w:ilvl w:val="0"/>
          <w:numId w:val="22"/>
        </w:numPr>
        <w:spacing w:before="240"/>
        <w:jc w:val="both"/>
        <w:rPr>
          <w:rFonts w:ascii="Arial" w:hAnsi="Arial" w:cs="Arial"/>
          <w:szCs w:val="22"/>
          <w:lang w:val="es-BO"/>
        </w:rPr>
      </w:pPr>
      <w:r w:rsidRPr="00A576F3">
        <w:rPr>
          <w:rFonts w:ascii="Arial" w:hAnsi="Arial" w:cs="Arial"/>
          <w:b/>
          <w:bCs/>
          <w:szCs w:val="22"/>
          <w:lang w:val="es-BO"/>
        </w:rPr>
        <w:t>El Sprint Backlog:</w:t>
      </w:r>
      <w:r w:rsidRPr="00A576F3">
        <w:rPr>
          <w:rFonts w:ascii="Arial" w:hAnsi="Arial" w:cs="Arial"/>
          <w:szCs w:val="22"/>
          <w:lang w:val="es-BO"/>
        </w:rPr>
        <w:t xml:space="preserve"> Es el listado de tareas del Product Backlog que emplearán en un Sprint, pues tiene una duración máxima de 6 semanas, mientras que el Product Backlog puede enlistar una gran cantidad de tareas que requiera ser distribuido en varios Sprints.</w:t>
      </w:r>
    </w:p>
    <w:p w14:paraId="5B713D70" w14:textId="70610058" w:rsidR="006D3474" w:rsidRPr="00A576F3" w:rsidRDefault="00980B08" w:rsidP="0005402C">
      <w:pPr>
        <w:numPr>
          <w:ilvl w:val="0"/>
          <w:numId w:val="22"/>
        </w:numPr>
        <w:spacing w:before="240"/>
        <w:jc w:val="both"/>
        <w:rPr>
          <w:rFonts w:ascii="Arial" w:hAnsi="Arial" w:cs="Arial"/>
          <w:szCs w:val="22"/>
          <w:lang w:val="es-BO"/>
        </w:rPr>
      </w:pPr>
      <w:r w:rsidRPr="00A576F3">
        <w:rPr>
          <w:rFonts w:ascii="Arial" w:hAnsi="Arial" w:cs="Arial"/>
          <w:b/>
          <w:bCs/>
          <w:szCs w:val="22"/>
          <w:lang w:val="es-BO"/>
        </w:rPr>
        <w:t>Incremento:</w:t>
      </w:r>
      <w:r w:rsidRPr="00A576F3">
        <w:rPr>
          <w:rFonts w:ascii="Arial" w:hAnsi="Arial" w:cs="Arial"/>
          <w:szCs w:val="22"/>
          <w:lang w:val="es-BO"/>
        </w:rPr>
        <w:t xml:space="preserve"> Es la lista de actividades del Product Backlog que se entregaron en el Sprint. </w:t>
      </w:r>
      <w:r w:rsidR="00114E86" w:rsidRPr="00A576F3">
        <w:rPr>
          <w:rFonts w:ascii="Arial" w:hAnsi="Arial" w:cs="Arial"/>
          <w:szCs w:val="22"/>
          <w:lang w:val="es-BO"/>
        </w:rPr>
        <w:t>Los incrementos de producto ayudan</w:t>
      </w:r>
      <w:r w:rsidRPr="00A576F3">
        <w:rPr>
          <w:rFonts w:ascii="Arial" w:hAnsi="Arial" w:cs="Arial"/>
          <w:szCs w:val="22"/>
          <w:lang w:val="es-BO"/>
        </w:rPr>
        <w:t xml:space="preserve"> a comprender la eficiencia del equipo y garantizar que se está añadiendo valor en las actividades del equipo.  </w:t>
      </w:r>
    </w:p>
    <w:p w14:paraId="1EEEB1A8" w14:textId="242AF269" w:rsidR="0003539B" w:rsidRPr="00A576F3" w:rsidRDefault="005633E7" w:rsidP="0005402C">
      <w:pPr>
        <w:pStyle w:val="Ttulo2"/>
        <w:rPr>
          <w:rFonts w:ascii="Arial" w:hAnsi="Arial"/>
          <w:sz w:val="22"/>
          <w:szCs w:val="22"/>
        </w:rPr>
      </w:pPr>
      <w:bookmarkStart w:id="37" w:name="_Toc167227168"/>
      <w:bookmarkStart w:id="38" w:name="_Toc176812678"/>
      <w:r>
        <w:rPr>
          <w:rFonts w:ascii="Arial" w:hAnsi="Arial"/>
          <w:sz w:val="22"/>
          <w:szCs w:val="22"/>
        </w:rPr>
        <w:lastRenderedPageBreak/>
        <w:t>1</w:t>
      </w:r>
      <w:r w:rsidR="00C32B06" w:rsidRPr="00A576F3">
        <w:rPr>
          <w:rFonts w:ascii="Arial" w:hAnsi="Arial"/>
          <w:sz w:val="22"/>
          <w:szCs w:val="22"/>
        </w:rPr>
        <w:t xml:space="preserve">.6. </w:t>
      </w:r>
      <w:r w:rsidR="0003539B" w:rsidRPr="00A576F3">
        <w:rPr>
          <w:rFonts w:ascii="Arial" w:hAnsi="Arial"/>
          <w:sz w:val="22"/>
          <w:szCs w:val="22"/>
        </w:rPr>
        <w:t>Fundamentos sobre herramientas de desarrollo</w:t>
      </w:r>
      <w:bookmarkEnd w:id="37"/>
      <w:bookmarkEnd w:id="38"/>
      <w:r w:rsidR="0003539B" w:rsidRPr="00A576F3">
        <w:rPr>
          <w:rFonts w:ascii="Arial" w:hAnsi="Arial"/>
          <w:sz w:val="22"/>
          <w:szCs w:val="22"/>
        </w:rPr>
        <w:t xml:space="preserve"> </w:t>
      </w:r>
    </w:p>
    <w:p w14:paraId="6D18BCB3" w14:textId="1EA271D3" w:rsidR="0003539B" w:rsidRPr="00A576F3" w:rsidRDefault="005633E7" w:rsidP="0005402C">
      <w:pPr>
        <w:pStyle w:val="Ttulo3"/>
        <w:rPr>
          <w:rFonts w:ascii="Arial" w:hAnsi="Arial"/>
          <w:sz w:val="22"/>
          <w:szCs w:val="22"/>
        </w:rPr>
      </w:pPr>
      <w:bookmarkStart w:id="39" w:name="_Toc167227169"/>
      <w:bookmarkStart w:id="40" w:name="_Toc176812679"/>
      <w:r>
        <w:rPr>
          <w:rFonts w:ascii="Arial" w:hAnsi="Arial"/>
          <w:sz w:val="22"/>
          <w:szCs w:val="22"/>
        </w:rPr>
        <w:t>1</w:t>
      </w:r>
      <w:r w:rsidR="00C32B06" w:rsidRPr="00A576F3">
        <w:rPr>
          <w:rFonts w:ascii="Arial" w:hAnsi="Arial"/>
          <w:sz w:val="22"/>
          <w:szCs w:val="22"/>
        </w:rPr>
        <w:t xml:space="preserve">.6.1. </w:t>
      </w:r>
      <w:r w:rsidR="0003539B" w:rsidRPr="00A576F3">
        <w:rPr>
          <w:rFonts w:ascii="Arial" w:hAnsi="Arial"/>
          <w:sz w:val="22"/>
          <w:szCs w:val="22"/>
        </w:rPr>
        <w:t xml:space="preserve">Lenguaje de </w:t>
      </w:r>
      <w:r w:rsidR="002F0BB6" w:rsidRPr="00A576F3">
        <w:rPr>
          <w:rFonts w:ascii="Arial" w:hAnsi="Arial"/>
          <w:sz w:val="22"/>
          <w:szCs w:val="22"/>
        </w:rPr>
        <w:t>p</w:t>
      </w:r>
      <w:r w:rsidR="0003539B" w:rsidRPr="00A576F3">
        <w:rPr>
          <w:rFonts w:ascii="Arial" w:hAnsi="Arial"/>
          <w:sz w:val="22"/>
          <w:szCs w:val="22"/>
        </w:rPr>
        <w:t>rogramación</w:t>
      </w:r>
      <w:bookmarkEnd w:id="39"/>
      <w:bookmarkEnd w:id="40"/>
    </w:p>
    <w:p w14:paraId="7A525066" w14:textId="1AA37570" w:rsidR="004B47D9" w:rsidRPr="00A576F3" w:rsidRDefault="004B47D9" w:rsidP="0005402C">
      <w:pPr>
        <w:spacing w:before="240"/>
        <w:jc w:val="both"/>
        <w:rPr>
          <w:rFonts w:ascii="Arial" w:hAnsi="Arial" w:cs="Arial"/>
          <w:szCs w:val="22"/>
          <w:lang w:val="es-BO"/>
        </w:rPr>
      </w:pPr>
      <w:r w:rsidRPr="00A576F3">
        <w:rPr>
          <w:rFonts w:ascii="Arial" w:hAnsi="Arial" w:cs="Arial"/>
          <w:szCs w:val="22"/>
          <w:lang w:val="es-BO"/>
        </w:rPr>
        <w:t>Un Lenguaje de programación consiste en un conjunto de ordenes o comandos que describen el proceso deseado. Cada lenguaje tiene sus instrucciones y enunciados verbales propios, que se combinan para formar los programas de cómputo.</w:t>
      </w:r>
      <w:r w:rsidR="001F0CAE" w:rsidRPr="00A576F3">
        <w:rPr>
          <w:rFonts w:ascii="Arial" w:hAnsi="Arial" w:cs="Arial"/>
          <w:szCs w:val="22"/>
          <w:lang w:val="es-BO"/>
        </w:rPr>
        <w:t xml:space="preserve"> (</w:t>
      </w:r>
      <w:proofErr w:type="spellStart"/>
      <w:r w:rsidR="001F0CAE" w:rsidRPr="00A576F3">
        <w:rPr>
          <w:rFonts w:ascii="Arial" w:hAnsi="Arial" w:cs="Arial"/>
          <w:szCs w:val="22"/>
          <w:lang w:val="es-BO"/>
        </w:rPr>
        <w:t>chakray</w:t>
      </w:r>
      <w:proofErr w:type="spellEnd"/>
      <w:r w:rsidR="001F0CAE" w:rsidRPr="00A576F3">
        <w:rPr>
          <w:rFonts w:ascii="Arial" w:hAnsi="Arial" w:cs="Arial"/>
          <w:szCs w:val="22"/>
          <w:lang w:val="es-BO"/>
        </w:rPr>
        <w:t>, 2020)</w:t>
      </w:r>
    </w:p>
    <w:p w14:paraId="04EBF279" w14:textId="197CC946" w:rsidR="004B47D9" w:rsidRPr="00A576F3" w:rsidRDefault="004B47D9" w:rsidP="0005402C">
      <w:pPr>
        <w:spacing w:before="240"/>
        <w:jc w:val="both"/>
        <w:rPr>
          <w:rFonts w:ascii="Arial" w:hAnsi="Arial" w:cs="Arial"/>
          <w:szCs w:val="22"/>
          <w:lang w:val="es-BO"/>
        </w:rPr>
      </w:pPr>
      <w:r w:rsidRPr="00A576F3">
        <w:rPr>
          <w:rFonts w:ascii="Arial" w:hAnsi="Arial" w:cs="Arial"/>
          <w:szCs w:val="22"/>
          <w:lang w:val="es-BO"/>
        </w:rPr>
        <w:t xml:space="preserve">Los lenguajes de programación no son aplicables, si no herramientas que permiten construir y adecuar aplicaciones. </w:t>
      </w:r>
    </w:p>
    <w:p w14:paraId="09C4F3C4" w14:textId="6AD3B5A4" w:rsidR="004B47D9" w:rsidRPr="00A576F3" w:rsidRDefault="004B47D9" w:rsidP="0005402C">
      <w:pPr>
        <w:spacing w:before="240"/>
        <w:jc w:val="both"/>
        <w:rPr>
          <w:rFonts w:ascii="Arial" w:hAnsi="Arial" w:cs="Arial"/>
          <w:szCs w:val="22"/>
          <w:lang w:val="es-BO"/>
        </w:rPr>
      </w:pPr>
      <w:r w:rsidRPr="00A576F3">
        <w:rPr>
          <w:rFonts w:ascii="Arial" w:hAnsi="Arial" w:cs="Arial"/>
          <w:szCs w:val="22"/>
          <w:lang w:val="es-BO"/>
        </w:rPr>
        <w:t>Existen Muchos lenguajes de programación con características y aptitudes muy diferenciadas.</w:t>
      </w:r>
    </w:p>
    <w:p w14:paraId="3EF6E272" w14:textId="4060C5CE" w:rsidR="004B47D9" w:rsidRPr="00A576F3" w:rsidRDefault="004B47D9" w:rsidP="0005402C">
      <w:pPr>
        <w:spacing w:before="240"/>
        <w:jc w:val="both"/>
        <w:rPr>
          <w:rFonts w:ascii="Arial" w:hAnsi="Arial" w:cs="Arial"/>
          <w:szCs w:val="22"/>
          <w:lang w:val="es-BO"/>
        </w:rPr>
      </w:pPr>
      <w:r w:rsidRPr="00A576F3">
        <w:rPr>
          <w:rFonts w:ascii="Arial" w:hAnsi="Arial" w:cs="Arial"/>
          <w:szCs w:val="22"/>
          <w:lang w:val="es-BO"/>
        </w:rPr>
        <w:t>Todo ello se encuentra en dos grandes grupos:</w:t>
      </w:r>
    </w:p>
    <w:p w14:paraId="621DD8EC" w14:textId="6E8CC37C" w:rsidR="004B47D9" w:rsidRPr="00A576F3" w:rsidRDefault="004B47D9" w:rsidP="0005402C">
      <w:pPr>
        <w:numPr>
          <w:ilvl w:val="0"/>
          <w:numId w:val="15"/>
        </w:numPr>
        <w:spacing w:before="240"/>
        <w:jc w:val="both"/>
        <w:rPr>
          <w:rFonts w:ascii="Arial" w:hAnsi="Arial" w:cs="Arial"/>
          <w:szCs w:val="22"/>
          <w:lang w:val="es-BO"/>
        </w:rPr>
      </w:pPr>
      <w:r w:rsidRPr="00A576F3">
        <w:rPr>
          <w:rFonts w:ascii="Arial" w:hAnsi="Arial" w:cs="Arial"/>
          <w:szCs w:val="22"/>
          <w:lang w:val="es-BO"/>
        </w:rPr>
        <w:t>Los Lenguajes Máquina</w:t>
      </w:r>
    </w:p>
    <w:p w14:paraId="0C29FA68" w14:textId="11E66AAD" w:rsidR="001F0CAE" w:rsidRPr="00A576F3" w:rsidRDefault="004B47D9" w:rsidP="0005402C">
      <w:pPr>
        <w:numPr>
          <w:ilvl w:val="0"/>
          <w:numId w:val="15"/>
        </w:numPr>
        <w:spacing w:before="240"/>
        <w:jc w:val="both"/>
        <w:rPr>
          <w:rFonts w:ascii="Arial" w:hAnsi="Arial" w:cs="Arial"/>
          <w:szCs w:val="22"/>
          <w:lang w:val="es-BO"/>
        </w:rPr>
      </w:pPr>
      <w:r w:rsidRPr="00A576F3">
        <w:rPr>
          <w:rFonts w:ascii="Arial" w:hAnsi="Arial" w:cs="Arial"/>
          <w:szCs w:val="22"/>
          <w:lang w:val="es-BO"/>
        </w:rPr>
        <w:t>Los Lenguajes simbólicos. Lenguaje de programación en el que las instrucciones se codifican utilizando los caracteres de las lenguas naturales.</w:t>
      </w:r>
    </w:p>
    <w:p w14:paraId="53001B60" w14:textId="58F570A9" w:rsidR="001F0CAE" w:rsidRPr="00A576F3" w:rsidRDefault="005633E7" w:rsidP="0005402C">
      <w:pPr>
        <w:pStyle w:val="Ttulo3"/>
        <w:rPr>
          <w:rFonts w:ascii="Arial" w:hAnsi="Arial"/>
          <w:sz w:val="22"/>
          <w:szCs w:val="22"/>
        </w:rPr>
      </w:pPr>
      <w:bookmarkStart w:id="41" w:name="_Toc167227170"/>
      <w:bookmarkStart w:id="42" w:name="_Toc176812680"/>
      <w:r>
        <w:rPr>
          <w:rFonts w:ascii="Arial" w:hAnsi="Arial"/>
          <w:sz w:val="22"/>
          <w:szCs w:val="22"/>
        </w:rPr>
        <w:t>1</w:t>
      </w:r>
      <w:r w:rsidR="00C32B06" w:rsidRPr="00A576F3">
        <w:rPr>
          <w:rFonts w:ascii="Arial" w:hAnsi="Arial"/>
          <w:sz w:val="22"/>
          <w:szCs w:val="22"/>
        </w:rPr>
        <w:t xml:space="preserve">.6.2. </w:t>
      </w:r>
      <w:r w:rsidR="004B47D9" w:rsidRPr="00A576F3">
        <w:rPr>
          <w:rFonts w:ascii="Arial" w:hAnsi="Arial"/>
          <w:sz w:val="22"/>
          <w:szCs w:val="22"/>
        </w:rPr>
        <w:t>Lenguaje</w:t>
      </w:r>
      <w:r w:rsidR="00772CC7" w:rsidRPr="00A576F3">
        <w:rPr>
          <w:rFonts w:ascii="Arial" w:hAnsi="Arial"/>
          <w:sz w:val="22"/>
          <w:szCs w:val="22"/>
        </w:rPr>
        <w:t xml:space="preserve"> </w:t>
      </w:r>
      <w:r w:rsidR="004B47D9" w:rsidRPr="00A576F3">
        <w:rPr>
          <w:rFonts w:ascii="Arial" w:hAnsi="Arial"/>
          <w:sz w:val="22"/>
          <w:szCs w:val="22"/>
        </w:rPr>
        <w:t xml:space="preserve">de </w:t>
      </w:r>
      <w:r w:rsidR="002F0BB6" w:rsidRPr="00A576F3">
        <w:rPr>
          <w:rFonts w:ascii="Arial" w:hAnsi="Arial"/>
          <w:sz w:val="22"/>
          <w:szCs w:val="22"/>
        </w:rPr>
        <w:t>p</w:t>
      </w:r>
      <w:r w:rsidR="001B3A02" w:rsidRPr="00A576F3">
        <w:rPr>
          <w:rFonts w:ascii="Arial" w:hAnsi="Arial"/>
          <w:sz w:val="22"/>
          <w:szCs w:val="22"/>
        </w:rPr>
        <w:t>rogramación</w:t>
      </w:r>
      <w:r w:rsidR="004B47D9" w:rsidRPr="00A576F3">
        <w:rPr>
          <w:rFonts w:ascii="Arial" w:hAnsi="Arial"/>
          <w:sz w:val="22"/>
          <w:szCs w:val="22"/>
        </w:rPr>
        <w:t xml:space="preserve"> </w:t>
      </w:r>
      <w:r w:rsidR="00772CC7" w:rsidRPr="00A576F3">
        <w:rPr>
          <w:rFonts w:ascii="Arial" w:hAnsi="Arial"/>
          <w:sz w:val="22"/>
          <w:szCs w:val="22"/>
        </w:rPr>
        <w:t>JavaScript</w:t>
      </w:r>
      <w:bookmarkEnd w:id="41"/>
      <w:bookmarkEnd w:id="42"/>
    </w:p>
    <w:p w14:paraId="3FE9B846" w14:textId="56A4F8B0" w:rsidR="001B3A02" w:rsidRPr="00A576F3" w:rsidRDefault="00FE0962" w:rsidP="0005402C">
      <w:pPr>
        <w:spacing w:before="240"/>
        <w:jc w:val="both"/>
        <w:rPr>
          <w:rFonts w:ascii="Arial" w:hAnsi="Arial" w:cs="Arial"/>
          <w:szCs w:val="22"/>
          <w:lang w:val="es-BO"/>
        </w:rPr>
      </w:pPr>
      <w:r w:rsidRPr="00A576F3">
        <w:rPr>
          <w:rFonts w:ascii="Arial" w:hAnsi="Arial" w:cs="Arial"/>
          <w:szCs w:val="22"/>
          <w:lang w:val="es-BO"/>
        </w:rPr>
        <w:t>JavaScript tiene algunas características especiales: sintaxis, modelo de objetos, etc. Claramente, cualquier cosa que diferencia un lenguaje de otro. Además, descubrirás rápidamente que JavaScript es un lenguaje relativamente especial en su acercamiento a las cosas. Esta parte es esencial para cualquier principiante de programación e incluso para aquellos que ya conocen un lenguaje de programación debido a que las diferencias con otros lenguajes de programación son numerosas. (</w:t>
      </w:r>
      <w:r w:rsidRPr="00A56055">
        <w:rPr>
          <w:rFonts w:ascii="Arial" w:hAnsi="Arial" w:cs="Arial"/>
          <w:szCs w:val="22"/>
          <w:lang w:val="es-BO"/>
        </w:rPr>
        <w:t>Menéndez</w:t>
      </w:r>
      <w:r w:rsidR="0036225B" w:rsidRPr="00A56055">
        <w:rPr>
          <w:rFonts w:ascii="Arial" w:hAnsi="Arial" w:cs="Arial"/>
          <w:szCs w:val="22"/>
          <w:lang w:val="es-BO"/>
        </w:rPr>
        <w:t>,</w:t>
      </w:r>
      <w:r w:rsidRPr="00A56055">
        <w:rPr>
          <w:rFonts w:ascii="Arial" w:hAnsi="Arial" w:cs="Arial"/>
          <w:szCs w:val="22"/>
          <w:lang w:val="es-BO"/>
        </w:rPr>
        <w:t xml:space="preserve"> s/</w:t>
      </w:r>
      <w:r w:rsidR="00B275A0" w:rsidRPr="00A56055">
        <w:rPr>
          <w:rFonts w:ascii="Arial" w:hAnsi="Arial" w:cs="Arial"/>
          <w:szCs w:val="22"/>
          <w:lang w:val="es-BO"/>
        </w:rPr>
        <w:t>f</w:t>
      </w:r>
      <w:r w:rsidR="003E6ABA" w:rsidRPr="00A576F3">
        <w:rPr>
          <w:rFonts w:ascii="Arial" w:hAnsi="Arial" w:cs="Arial"/>
          <w:szCs w:val="22"/>
          <w:lang w:val="es-BO"/>
        </w:rPr>
        <w:t>)</w:t>
      </w:r>
    </w:p>
    <w:p w14:paraId="11401C81" w14:textId="77777777" w:rsidR="00FE0962" w:rsidRPr="00A576F3" w:rsidRDefault="00FE0962" w:rsidP="0005402C">
      <w:pPr>
        <w:spacing w:before="240"/>
        <w:jc w:val="both"/>
        <w:rPr>
          <w:rFonts w:ascii="Arial" w:hAnsi="Arial" w:cs="Arial"/>
          <w:szCs w:val="22"/>
          <w:lang w:val="es-BO"/>
        </w:rPr>
      </w:pPr>
      <w:r w:rsidRPr="00A576F3">
        <w:rPr>
          <w:rFonts w:ascii="Arial" w:hAnsi="Arial" w:cs="Arial"/>
          <w:szCs w:val="22"/>
          <w:lang w:val="es-BO"/>
        </w:rPr>
        <w:t>JavaScript es un lenguaje de programación de scripts (secuencia de comandos) orientado</w:t>
      </w:r>
    </w:p>
    <w:p w14:paraId="639249B1" w14:textId="77777777" w:rsidR="00FE0962" w:rsidRPr="00A576F3" w:rsidRDefault="00FE0962" w:rsidP="0005402C">
      <w:pPr>
        <w:spacing w:before="240"/>
        <w:jc w:val="both"/>
        <w:rPr>
          <w:rFonts w:ascii="Arial" w:hAnsi="Arial" w:cs="Arial"/>
          <w:szCs w:val="22"/>
          <w:lang w:val="es-BO"/>
        </w:rPr>
      </w:pPr>
      <w:r w:rsidRPr="00A576F3">
        <w:rPr>
          <w:rFonts w:ascii="Arial" w:hAnsi="Arial" w:cs="Arial"/>
          <w:szCs w:val="22"/>
          <w:lang w:val="es-BO"/>
        </w:rPr>
        <w:lastRenderedPageBreak/>
        <w:t>a objetos. Esta descripción es un poco simple, pero hay varios elementos como un lenguaje de programación es un lenguaje que permite a los desarrolladores escribir código fuente que será analizado por un ordenador.</w:t>
      </w:r>
    </w:p>
    <w:p w14:paraId="6A948874" w14:textId="02913703" w:rsidR="00FE0962" w:rsidRPr="00A576F3" w:rsidRDefault="00FE0962" w:rsidP="0005402C">
      <w:pPr>
        <w:spacing w:before="240"/>
        <w:jc w:val="both"/>
        <w:rPr>
          <w:rFonts w:ascii="Arial" w:hAnsi="Arial" w:cs="Arial"/>
          <w:szCs w:val="22"/>
          <w:lang w:val="es-BO"/>
        </w:rPr>
      </w:pPr>
      <w:r w:rsidRPr="00A576F3">
        <w:rPr>
          <w:rFonts w:ascii="Arial" w:hAnsi="Arial" w:cs="Arial"/>
          <w:szCs w:val="22"/>
          <w:lang w:val="es-BO"/>
        </w:rPr>
        <w:t>Un desarrollador o programador es una persona que desarrolla programas, el código fuente está escrito por el desarrollador, el código fuente es algo oculto, como un motor en un automóvil está oculto, pero está ahí, y es quien asegura que el coche puede ser conducido. En el caso de un programa, es lo mismo, el código fuente rige el funcionamiento del programa.</w:t>
      </w:r>
    </w:p>
    <w:p w14:paraId="1FE4CB07" w14:textId="5AEFE866" w:rsidR="001F0CAE" w:rsidRPr="00A576F3" w:rsidRDefault="005633E7" w:rsidP="0005402C">
      <w:pPr>
        <w:pStyle w:val="Ttulo3"/>
        <w:jc w:val="both"/>
        <w:rPr>
          <w:rFonts w:ascii="Arial" w:hAnsi="Arial"/>
          <w:sz w:val="22"/>
          <w:szCs w:val="22"/>
        </w:rPr>
      </w:pPr>
      <w:bookmarkStart w:id="43" w:name="_Toc167227171"/>
      <w:bookmarkStart w:id="44" w:name="_Toc176812681"/>
      <w:r>
        <w:rPr>
          <w:rFonts w:ascii="Arial" w:hAnsi="Arial"/>
          <w:sz w:val="22"/>
          <w:szCs w:val="22"/>
        </w:rPr>
        <w:t>1</w:t>
      </w:r>
      <w:r w:rsidR="00C32B06" w:rsidRPr="00A576F3">
        <w:rPr>
          <w:rFonts w:ascii="Arial" w:hAnsi="Arial"/>
          <w:sz w:val="22"/>
          <w:szCs w:val="22"/>
        </w:rPr>
        <w:t xml:space="preserve">.6.3. </w:t>
      </w:r>
      <w:r w:rsidR="003E6ABA" w:rsidRPr="00A576F3">
        <w:rPr>
          <w:rFonts w:ascii="Arial" w:hAnsi="Arial"/>
          <w:sz w:val="22"/>
          <w:szCs w:val="22"/>
        </w:rPr>
        <w:t>Características</w:t>
      </w:r>
      <w:r w:rsidR="001F0CAE" w:rsidRPr="00A576F3">
        <w:rPr>
          <w:rFonts w:ascii="Arial" w:hAnsi="Arial"/>
          <w:sz w:val="22"/>
          <w:szCs w:val="22"/>
        </w:rPr>
        <w:t xml:space="preserve"> de</w:t>
      </w:r>
      <w:r w:rsidR="00FE0962" w:rsidRPr="00A576F3">
        <w:rPr>
          <w:rFonts w:ascii="Arial" w:hAnsi="Arial"/>
          <w:sz w:val="22"/>
          <w:szCs w:val="22"/>
        </w:rPr>
        <w:t xml:space="preserve"> JavaScript</w:t>
      </w:r>
      <w:bookmarkEnd w:id="43"/>
      <w:bookmarkEnd w:id="44"/>
    </w:p>
    <w:p w14:paraId="2696F1B7" w14:textId="77777777" w:rsidR="00094587" w:rsidRPr="00A576F3" w:rsidRDefault="00094587" w:rsidP="0005402C">
      <w:pPr>
        <w:spacing w:before="240"/>
        <w:jc w:val="both"/>
        <w:rPr>
          <w:rFonts w:ascii="Arial" w:hAnsi="Arial" w:cs="Arial"/>
          <w:szCs w:val="22"/>
          <w:lang w:val="es-BO"/>
        </w:rPr>
      </w:pPr>
      <w:proofErr w:type="spellStart"/>
      <w:r w:rsidRPr="00A576F3">
        <w:rPr>
          <w:rFonts w:ascii="Arial" w:hAnsi="Arial" w:cs="Arial"/>
          <w:szCs w:val="22"/>
          <w:lang w:val="es-BO"/>
        </w:rPr>
        <w:t>Javascript</w:t>
      </w:r>
      <w:proofErr w:type="spellEnd"/>
      <w:r w:rsidRPr="00A576F3">
        <w:rPr>
          <w:rFonts w:ascii="Arial" w:hAnsi="Arial" w:cs="Arial"/>
          <w:szCs w:val="22"/>
          <w:lang w:val="es-BO"/>
        </w:rPr>
        <w:t xml:space="preserve"> está diseñado para ser usado en conjunción con HTML, el lenguaje ha evolucionado desde entonces hacia otros destinos. </w:t>
      </w:r>
      <w:proofErr w:type="spellStart"/>
      <w:r w:rsidRPr="00A576F3">
        <w:rPr>
          <w:rFonts w:ascii="Arial" w:hAnsi="Arial" w:cs="Arial"/>
          <w:szCs w:val="22"/>
          <w:lang w:val="es-BO"/>
        </w:rPr>
        <w:t>Javascript</w:t>
      </w:r>
      <w:proofErr w:type="spellEnd"/>
      <w:r w:rsidRPr="00A576F3">
        <w:rPr>
          <w:rFonts w:ascii="Arial" w:hAnsi="Arial" w:cs="Arial"/>
          <w:szCs w:val="22"/>
          <w:lang w:val="es-BO"/>
        </w:rPr>
        <w:t xml:space="preserve"> es regularmente utilizado para hacer extensiones para diferentes programas, como los scripts codificados en </w:t>
      </w:r>
      <w:proofErr w:type="spellStart"/>
      <w:r w:rsidRPr="00A576F3">
        <w:rPr>
          <w:rFonts w:ascii="Arial" w:hAnsi="Arial" w:cs="Arial"/>
          <w:szCs w:val="22"/>
          <w:lang w:val="es-BO"/>
        </w:rPr>
        <w:t>Lua</w:t>
      </w:r>
      <w:proofErr w:type="spellEnd"/>
      <w:r w:rsidRPr="00A576F3">
        <w:rPr>
          <w:rFonts w:ascii="Arial" w:hAnsi="Arial" w:cs="Arial"/>
          <w:szCs w:val="22"/>
          <w:lang w:val="es-BO"/>
        </w:rPr>
        <w:t xml:space="preserve"> o Python. </w:t>
      </w:r>
    </w:p>
    <w:p w14:paraId="07C3AF6F" w14:textId="77777777" w:rsidR="00094587" w:rsidRPr="00A576F3" w:rsidRDefault="00094587" w:rsidP="0005402C">
      <w:pPr>
        <w:spacing w:before="240"/>
        <w:jc w:val="both"/>
        <w:rPr>
          <w:rFonts w:ascii="Arial" w:hAnsi="Arial" w:cs="Arial"/>
          <w:szCs w:val="22"/>
          <w:lang w:val="es-BO"/>
        </w:rPr>
      </w:pPr>
      <w:r w:rsidRPr="00A576F3">
        <w:rPr>
          <w:rFonts w:ascii="Arial" w:hAnsi="Arial" w:cs="Arial"/>
          <w:szCs w:val="22"/>
          <w:lang w:val="es-BO"/>
        </w:rPr>
        <w:t>JavaScript también se puede utilizar para construir aplicaciones. Mozilla Firefox es el ejemplo</w:t>
      </w:r>
    </w:p>
    <w:p w14:paraId="792DE068" w14:textId="77777777" w:rsidR="00094587" w:rsidRPr="00A576F3" w:rsidRDefault="00094587" w:rsidP="0005402C">
      <w:pPr>
        <w:spacing w:before="240"/>
        <w:jc w:val="both"/>
        <w:rPr>
          <w:rFonts w:ascii="Arial" w:hAnsi="Arial" w:cs="Arial"/>
          <w:szCs w:val="22"/>
          <w:lang w:val="es-BO"/>
        </w:rPr>
      </w:pPr>
      <w:r w:rsidRPr="00A576F3">
        <w:rPr>
          <w:rFonts w:ascii="Arial" w:hAnsi="Arial" w:cs="Arial"/>
          <w:szCs w:val="22"/>
          <w:lang w:val="es-BO"/>
        </w:rPr>
        <w:t>más famoso: la interfaz del navegador se crea con una especie de HTML llamado XUL y</w:t>
      </w:r>
    </w:p>
    <w:p w14:paraId="0907F69D" w14:textId="0CBBC460" w:rsidR="00094587" w:rsidRPr="00A576F3" w:rsidRDefault="00094587" w:rsidP="0005402C">
      <w:pPr>
        <w:spacing w:before="240"/>
        <w:jc w:val="both"/>
        <w:rPr>
          <w:rFonts w:ascii="Arial" w:hAnsi="Arial" w:cs="Arial"/>
          <w:szCs w:val="22"/>
          <w:lang w:val="es-BO"/>
        </w:rPr>
      </w:pPr>
      <w:r w:rsidRPr="00A576F3">
        <w:rPr>
          <w:rFonts w:ascii="Arial" w:hAnsi="Arial" w:cs="Arial"/>
          <w:szCs w:val="22"/>
          <w:lang w:val="es-BO"/>
        </w:rPr>
        <w:t>JavaScript que se utiliza para animar la interfaz.  (</w:t>
      </w:r>
      <w:r w:rsidRPr="00A56055">
        <w:rPr>
          <w:rFonts w:ascii="Arial" w:hAnsi="Arial" w:cs="Arial"/>
          <w:szCs w:val="22"/>
          <w:lang w:val="es-BO"/>
        </w:rPr>
        <w:t>Rafael Menéndez</w:t>
      </w:r>
      <w:r w:rsidR="0036225B" w:rsidRPr="00A56055">
        <w:rPr>
          <w:rFonts w:ascii="Arial" w:hAnsi="Arial" w:cs="Arial"/>
          <w:szCs w:val="22"/>
          <w:lang w:val="es-BO"/>
        </w:rPr>
        <w:t>,</w:t>
      </w:r>
      <w:r w:rsidRPr="00A56055">
        <w:rPr>
          <w:rFonts w:ascii="Arial" w:hAnsi="Arial" w:cs="Arial"/>
          <w:szCs w:val="22"/>
          <w:lang w:val="es-BO"/>
        </w:rPr>
        <w:t xml:space="preserve"> s/</w:t>
      </w:r>
      <w:r w:rsidR="00D64E84" w:rsidRPr="00A56055">
        <w:rPr>
          <w:rFonts w:ascii="Arial" w:hAnsi="Arial" w:cs="Arial"/>
          <w:szCs w:val="22"/>
          <w:lang w:val="es-BO"/>
        </w:rPr>
        <w:t>f</w:t>
      </w:r>
      <w:r w:rsidRPr="00A576F3">
        <w:rPr>
          <w:rFonts w:ascii="Arial" w:hAnsi="Arial" w:cs="Arial"/>
          <w:szCs w:val="22"/>
          <w:lang w:val="es-BO"/>
        </w:rPr>
        <w:t>)</w:t>
      </w:r>
    </w:p>
    <w:p w14:paraId="2663C39A" w14:textId="4073FB71" w:rsidR="00FE0962" w:rsidRPr="00A576F3" w:rsidRDefault="00FE0962" w:rsidP="0005402C">
      <w:pPr>
        <w:spacing w:before="240"/>
        <w:jc w:val="both"/>
        <w:rPr>
          <w:rFonts w:ascii="Arial" w:hAnsi="Arial" w:cs="Arial"/>
          <w:szCs w:val="22"/>
          <w:lang w:val="es-BO"/>
        </w:rPr>
      </w:pPr>
      <w:r w:rsidRPr="00A576F3">
        <w:rPr>
          <w:rFonts w:ascii="Arial" w:hAnsi="Arial" w:cs="Arial"/>
          <w:szCs w:val="22"/>
          <w:lang w:val="es-BO"/>
        </w:rPr>
        <w:t>JavaScript se caracteriza como un lenguaje de programación utilizado principalmente en el desarrollo web. Que tiene por puntos clave:</w:t>
      </w:r>
    </w:p>
    <w:p w14:paraId="5C53BC52" w14:textId="021BF23F" w:rsidR="00FE0962" w:rsidRPr="00A576F3" w:rsidRDefault="00FE0962" w:rsidP="0005402C">
      <w:pPr>
        <w:spacing w:before="240"/>
        <w:jc w:val="both"/>
        <w:rPr>
          <w:rFonts w:ascii="Arial" w:hAnsi="Arial" w:cs="Arial"/>
          <w:szCs w:val="22"/>
          <w:lang w:val="es-BO"/>
        </w:rPr>
      </w:pPr>
      <w:r w:rsidRPr="00A576F3">
        <w:rPr>
          <w:rFonts w:ascii="Arial" w:hAnsi="Arial" w:cs="Arial"/>
          <w:b/>
          <w:bCs/>
          <w:szCs w:val="22"/>
          <w:lang w:val="es-BO"/>
        </w:rPr>
        <w:t>Scripts de programación:</w:t>
      </w:r>
      <w:r w:rsidRPr="00A576F3">
        <w:rPr>
          <w:rFonts w:ascii="Arial" w:hAnsi="Arial" w:cs="Arial"/>
          <w:szCs w:val="22"/>
          <w:lang w:val="es-BO"/>
        </w:rPr>
        <w:t xml:space="preserve"> JavaScript es un lenguaje interpretado que se utiliza para escribir scripts. A diferencia de los lenguajes compilados, JavaScript se interpreta directamente en el navegador web del usuario.</w:t>
      </w:r>
    </w:p>
    <w:p w14:paraId="136C6A50" w14:textId="05290E5E" w:rsidR="00FE0962" w:rsidRPr="00A576F3" w:rsidRDefault="00FE0962" w:rsidP="0005402C">
      <w:pPr>
        <w:spacing w:before="240"/>
        <w:jc w:val="both"/>
        <w:rPr>
          <w:rFonts w:ascii="Arial" w:hAnsi="Arial" w:cs="Arial"/>
          <w:szCs w:val="22"/>
          <w:lang w:val="es-BO"/>
        </w:rPr>
      </w:pPr>
      <w:r w:rsidRPr="00A576F3">
        <w:rPr>
          <w:rFonts w:ascii="Arial" w:hAnsi="Arial" w:cs="Arial"/>
          <w:b/>
          <w:bCs/>
          <w:szCs w:val="22"/>
          <w:lang w:val="es-BO"/>
        </w:rPr>
        <w:t>Lenguaje orientado a objetos:</w:t>
      </w:r>
      <w:r w:rsidRPr="00A576F3">
        <w:rPr>
          <w:rFonts w:ascii="Arial" w:hAnsi="Arial" w:cs="Arial"/>
          <w:szCs w:val="22"/>
          <w:lang w:val="es-BO"/>
        </w:rPr>
        <w:t xml:space="preserve"> JavaScript es un lenguaje orientado a objetos, lo que significa que utiliza objetos para representar y manipular datos. </w:t>
      </w:r>
    </w:p>
    <w:p w14:paraId="41372E58" w14:textId="77777777" w:rsidR="00FE0962" w:rsidRPr="00A576F3" w:rsidRDefault="00FE0962" w:rsidP="0005402C">
      <w:pPr>
        <w:spacing w:before="240"/>
        <w:jc w:val="both"/>
        <w:rPr>
          <w:rFonts w:ascii="Arial" w:hAnsi="Arial" w:cs="Arial"/>
          <w:szCs w:val="22"/>
          <w:lang w:val="es-BO"/>
        </w:rPr>
      </w:pPr>
      <w:r w:rsidRPr="00A576F3">
        <w:rPr>
          <w:rFonts w:ascii="Arial" w:hAnsi="Arial" w:cs="Arial"/>
          <w:b/>
          <w:bCs/>
          <w:szCs w:val="22"/>
          <w:lang w:val="es-BO"/>
        </w:rPr>
        <w:lastRenderedPageBreak/>
        <w:t>Uso en desarrollo web:</w:t>
      </w:r>
      <w:r w:rsidRPr="00A576F3">
        <w:rPr>
          <w:rFonts w:ascii="Arial" w:hAnsi="Arial" w:cs="Arial"/>
          <w:szCs w:val="22"/>
          <w:lang w:val="es-BO"/>
        </w:rPr>
        <w:t xml:space="preserve"> JavaScript se utiliza ampliamente en el desarrollo web para mejorar la interactividad y la funcionalidad de las páginas HTML. Puede usarse para crear efectos visuales, animaciones, validar formularios, entre otras cosas.</w:t>
      </w:r>
    </w:p>
    <w:p w14:paraId="394C47BD" w14:textId="395BED04" w:rsidR="00FE0962" w:rsidRPr="00A576F3" w:rsidRDefault="00FE0962" w:rsidP="0005402C">
      <w:pPr>
        <w:spacing w:before="240"/>
        <w:jc w:val="both"/>
        <w:rPr>
          <w:rFonts w:ascii="Arial" w:hAnsi="Arial" w:cs="Arial"/>
          <w:szCs w:val="22"/>
          <w:lang w:val="es-BO"/>
        </w:rPr>
      </w:pPr>
      <w:r w:rsidRPr="00A576F3">
        <w:rPr>
          <w:rFonts w:ascii="Arial" w:hAnsi="Arial" w:cs="Arial"/>
          <w:b/>
          <w:bCs/>
          <w:szCs w:val="22"/>
          <w:lang w:val="es-BO"/>
        </w:rPr>
        <w:t>Lado del cliente vs. lado del servidor:</w:t>
      </w:r>
      <w:r w:rsidRPr="00A576F3">
        <w:rPr>
          <w:rFonts w:ascii="Arial" w:hAnsi="Arial" w:cs="Arial"/>
          <w:szCs w:val="22"/>
          <w:lang w:val="es-BO"/>
        </w:rPr>
        <w:t xml:space="preserve"> JavaScript se ejecuta en el lado del cliente, lo que significa que los scripts son procesados por el navegador web del usuario. </w:t>
      </w:r>
    </w:p>
    <w:p w14:paraId="335370BB" w14:textId="40B36533" w:rsidR="001F0CAE" w:rsidRPr="00A576F3" w:rsidRDefault="005633E7" w:rsidP="0005402C">
      <w:pPr>
        <w:pStyle w:val="Ttulo3"/>
        <w:jc w:val="both"/>
        <w:rPr>
          <w:rFonts w:ascii="Arial" w:hAnsi="Arial"/>
          <w:sz w:val="22"/>
          <w:szCs w:val="22"/>
        </w:rPr>
      </w:pPr>
      <w:bookmarkStart w:id="45" w:name="_Toc167227172"/>
      <w:bookmarkStart w:id="46" w:name="_Toc176812682"/>
      <w:r>
        <w:rPr>
          <w:rFonts w:ascii="Arial" w:hAnsi="Arial"/>
          <w:sz w:val="22"/>
          <w:szCs w:val="22"/>
        </w:rPr>
        <w:t>1</w:t>
      </w:r>
      <w:r w:rsidR="00C32B06" w:rsidRPr="00A576F3">
        <w:rPr>
          <w:rFonts w:ascii="Arial" w:hAnsi="Arial"/>
          <w:sz w:val="22"/>
          <w:szCs w:val="22"/>
        </w:rPr>
        <w:t xml:space="preserve">.6.4. </w:t>
      </w:r>
      <w:r w:rsidR="001F0CAE" w:rsidRPr="00A576F3">
        <w:rPr>
          <w:rFonts w:ascii="Arial" w:hAnsi="Arial"/>
          <w:sz w:val="22"/>
          <w:szCs w:val="22"/>
        </w:rPr>
        <w:t>Framework</w:t>
      </w:r>
      <w:bookmarkEnd w:id="45"/>
      <w:bookmarkEnd w:id="46"/>
    </w:p>
    <w:p w14:paraId="797F4738" w14:textId="571670AE" w:rsidR="000030FD" w:rsidRPr="00A576F3" w:rsidRDefault="000030FD" w:rsidP="0005402C">
      <w:pPr>
        <w:spacing w:before="240"/>
        <w:jc w:val="both"/>
        <w:rPr>
          <w:rFonts w:ascii="Arial" w:hAnsi="Arial" w:cs="Arial"/>
          <w:szCs w:val="22"/>
          <w:lang w:val="es-BO"/>
        </w:rPr>
      </w:pPr>
      <w:r w:rsidRPr="00A576F3">
        <w:rPr>
          <w:rFonts w:ascii="Arial" w:hAnsi="Arial" w:cs="Arial"/>
          <w:szCs w:val="22"/>
          <w:lang w:val="es-BO"/>
        </w:rPr>
        <w:t>Un framework es un esquema o estructura de trabajo que contiene instrucciones y reglas que guían la creación y el desarrollo de aplicaciones de software. Proporciona una base sobre la cual los desarrolladores pueden construir, y generalmente incluye un conjunto de herramientas, bibliotecas y patrones de diseño que simplifican tareas comunes y promueven buenas prácticas de desarrollo." (Springer, 2020)</w:t>
      </w:r>
    </w:p>
    <w:p w14:paraId="59A28A2E" w14:textId="22DC1E3D" w:rsidR="005F3219" w:rsidRPr="00A576F3" w:rsidRDefault="000030FD" w:rsidP="0005402C">
      <w:pPr>
        <w:spacing w:before="240"/>
        <w:jc w:val="both"/>
        <w:rPr>
          <w:rFonts w:ascii="Arial" w:hAnsi="Arial" w:cs="Arial"/>
          <w:szCs w:val="22"/>
          <w:lang w:val="es-BO"/>
        </w:rPr>
      </w:pPr>
      <w:r w:rsidRPr="00A576F3">
        <w:rPr>
          <w:rFonts w:ascii="Arial" w:hAnsi="Arial" w:cs="Arial"/>
          <w:szCs w:val="22"/>
          <w:lang w:val="es-BO"/>
        </w:rPr>
        <w:t>U</w:t>
      </w:r>
      <w:r w:rsidR="005F3219" w:rsidRPr="00A576F3">
        <w:rPr>
          <w:rFonts w:ascii="Arial" w:hAnsi="Arial" w:cs="Arial"/>
          <w:szCs w:val="22"/>
          <w:lang w:val="es-BO"/>
        </w:rPr>
        <w:t>n framework es un esquema o marco de trabajo que ofrece una estructura base para elaborar un proyecto con objetivos específicos, una especie de plantilla que sirve como punto de partida para la organización y desarrollo de software.</w:t>
      </w:r>
    </w:p>
    <w:p w14:paraId="4C9EDBE2" w14:textId="67AA2EAF" w:rsidR="005F3219" w:rsidRPr="00A576F3" w:rsidRDefault="005F3219" w:rsidP="0005402C">
      <w:pPr>
        <w:spacing w:before="240"/>
        <w:jc w:val="both"/>
        <w:rPr>
          <w:rFonts w:ascii="Arial" w:hAnsi="Arial" w:cs="Arial"/>
          <w:szCs w:val="22"/>
          <w:lang w:val="es-BO"/>
        </w:rPr>
      </w:pPr>
      <w:r w:rsidRPr="00A576F3">
        <w:rPr>
          <w:rFonts w:ascii="Arial" w:hAnsi="Arial" w:cs="Arial"/>
          <w:szCs w:val="22"/>
          <w:lang w:val="es-BO"/>
        </w:rPr>
        <w:t>Un framework sirve para acometer un proyecto en menos tiempo, y en el sector de la programación, con un código más limpio y consistente, de manera rápida y eficaz. El framework ofrece una estructura base que los programadores pueden complementar o modificar según sus objetivos.</w:t>
      </w:r>
    </w:p>
    <w:p w14:paraId="45025564" w14:textId="3D3E2EB1" w:rsidR="001F0CAE" w:rsidRPr="00A576F3" w:rsidRDefault="005633E7" w:rsidP="0005402C">
      <w:pPr>
        <w:pStyle w:val="Ttulo3"/>
        <w:jc w:val="both"/>
        <w:rPr>
          <w:rFonts w:ascii="Arial" w:hAnsi="Arial"/>
          <w:sz w:val="22"/>
          <w:szCs w:val="22"/>
        </w:rPr>
      </w:pPr>
      <w:bookmarkStart w:id="47" w:name="_Toc167227173"/>
      <w:bookmarkStart w:id="48" w:name="_Toc176812683"/>
      <w:r>
        <w:rPr>
          <w:rFonts w:ascii="Arial" w:hAnsi="Arial"/>
          <w:sz w:val="22"/>
          <w:szCs w:val="22"/>
        </w:rPr>
        <w:t>1</w:t>
      </w:r>
      <w:r w:rsidR="00C32B06" w:rsidRPr="00A576F3">
        <w:rPr>
          <w:rFonts w:ascii="Arial" w:hAnsi="Arial"/>
          <w:sz w:val="22"/>
          <w:szCs w:val="22"/>
        </w:rPr>
        <w:t xml:space="preserve">.6.5. </w:t>
      </w:r>
      <w:r w:rsidR="001F0CAE" w:rsidRPr="00A576F3">
        <w:rPr>
          <w:rFonts w:ascii="Arial" w:hAnsi="Arial"/>
          <w:sz w:val="22"/>
          <w:szCs w:val="22"/>
        </w:rPr>
        <w:t xml:space="preserve">Framework </w:t>
      </w:r>
      <w:r w:rsidR="005F3219" w:rsidRPr="00A576F3">
        <w:rPr>
          <w:rFonts w:ascii="Arial" w:hAnsi="Arial"/>
          <w:sz w:val="22"/>
          <w:szCs w:val="22"/>
        </w:rPr>
        <w:t>React.js</w:t>
      </w:r>
      <w:bookmarkEnd w:id="47"/>
      <w:bookmarkEnd w:id="48"/>
    </w:p>
    <w:p w14:paraId="24B0FFC3" w14:textId="5079EA67" w:rsidR="000030FD" w:rsidRPr="00A576F3" w:rsidRDefault="000030FD" w:rsidP="0005402C">
      <w:pPr>
        <w:spacing w:before="240"/>
        <w:jc w:val="both"/>
        <w:rPr>
          <w:rFonts w:ascii="Arial" w:hAnsi="Arial" w:cs="Arial"/>
          <w:szCs w:val="22"/>
          <w:lang w:val="es-BO"/>
        </w:rPr>
      </w:pPr>
      <w:r w:rsidRPr="00A576F3">
        <w:rPr>
          <w:rFonts w:ascii="Arial" w:hAnsi="Arial" w:cs="Arial"/>
          <w:szCs w:val="22"/>
          <w:lang w:val="es-BO"/>
        </w:rPr>
        <w:t xml:space="preserve">React es una biblioteca de JavaScript para construir interfaces de usuario. Se destaca por su enfoque declarativo y su capacidad para componer interfaces de usuario complejas a partir de componentes pequeños y reutilizables. Con su enfoque en la eficiencia y el rendimiento, React </w:t>
      </w:r>
      <w:r w:rsidRPr="00A576F3">
        <w:rPr>
          <w:rFonts w:ascii="Arial" w:hAnsi="Arial" w:cs="Arial"/>
          <w:szCs w:val="22"/>
          <w:lang w:val="es-BO"/>
        </w:rPr>
        <w:lastRenderedPageBreak/>
        <w:t xml:space="preserve">se ha convertido en una opción popular para el desarrollo de aplicaciones web modernas." (React - A JavaScript </w:t>
      </w:r>
      <w:proofErr w:type="spellStart"/>
      <w:r w:rsidRPr="00A576F3">
        <w:rPr>
          <w:rFonts w:ascii="Arial" w:hAnsi="Arial" w:cs="Arial"/>
          <w:szCs w:val="22"/>
          <w:lang w:val="es-BO"/>
        </w:rPr>
        <w:t>library</w:t>
      </w:r>
      <w:proofErr w:type="spellEnd"/>
      <w:r w:rsidRPr="00A576F3">
        <w:rPr>
          <w:rFonts w:ascii="Arial" w:hAnsi="Arial" w:cs="Arial"/>
          <w:szCs w:val="22"/>
          <w:lang w:val="es-BO"/>
        </w:rPr>
        <w:t xml:space="preserve"> </w:t>
      </w:r>
      <w:proofErr w:type="spellStart"/>
      <w:r w:rsidRPr="00A576F3">
        <w:rPr>
          <w:rFonts w:ascii="Arial" w:hAnsi="Arial" w:cs="Arial"/>
          <w:szCs w:val="22"/>
          <w:lang w:val="es-BO"/>
        </w:rPr>
        <w:t>for</w:t>
      </w:r>
      <w:proofErr w:type="spellEnd"/>
      <w:r w:rsidRPr="00A576F3">
        <w:rPr>
          <w:rFonts w:ascii="Arial" w:hAnsi="Arial" w:cs="Arial"/>
          <w:szCs w:val="22"/>
          <w:lang w:val="es-BO"/>
        </w:rPr>
        <w:t xml:space="preserve"> </w:t>
      </w:r>
      <w:proofErr w:type="spellStart"/>
      <w:r w:rsidRPr="00A576F3">
        <w:rPr>
          <w:rFonts w:ascii="Arial" w:hAnsi="Arial" w:cs="Arial"/>
          <w:szCs w:val="22"/>
          <w:lang w:val="es-BO"/>
        </w:rPr>
        <w:t>building</w:t>
      </w:r>
      <w:proofErr w:type="spellEnd"/>
      <w:r w:rsidRPr="00A576F3">
        <w:rPr>
          <w:rFonts w:ascii="Arial" w:hAnsi="Arial" w:cs="Arial"/>
          <w:szCs w:val="22"/>
          <w:lang w:val="es-BO"/>
        </w:rPr>
        <w:t xml:space="preserve"> </w:t>
      </w:r>
      <w:proofErr w:type="spellStart"/>
      <w:r w:rsidRPr="00A576F3">
        <w:rPr>
          <w:rFonts w:ascii="Arial" w:hAnsi="Arial" w:cs="Arial"/>
          <w:szCs w:val="22"/>
          <w:lang w:val="es-BO"/>
        </w:rPr>
        <w:t>user</w:t>
      </w:r>
      <w:proofErr w:type="spellEnd"/>
      <w:r w:rsidRPr="00A576F3">
        <w:rPr>
          <w:rFonts w:ascii="Arial" w:hAnsi="Arial" w:cs="Arial"/>
          <w:szCs w:val="22"/>
          <w:lang w:val="es-BO"/>
        </w:rPr>
        <w:t xml:space="preserve"> interfaces"</w:t>
      </w:r>
      <w:r w:rsidR="0036225B">
        <w:rPr>
          <w:rFonts w:ascii="Arial" w:hAnsi="Arial" w:cs="Arial"/>
          <w:szCs w:val="22"/>
          <w:lang w:val="es-BO"/>
        </w:rPr>
        <w:t xml:space="preserve">, </w:t>
      </w:r>
      <w:r w:rsidRPr="00A576F3">
        <w:rPr>
          <w:rFonts w:ascii="Arial" w:hAnsi="Arial" w:cs="Arial"/>
          <w:szCs w:val="22"/>
          <w:lang w:val="es-BO"/>
        </w:rPr>
        <w:t>2024)</w:t>
      </w:r>
    </w:p>
    <w:p w14:paraId="5E8F0E5B" w14:textId="41828627" w:rsidR="005F3219" w:rsidRPr="00A576F3" w:rsidRDefault="005F3219" w:rsidP="0005402C">
      <w:pPr>
        <w:spacing w:before="240"/>
        <w:jc w:val="both"/>
        <w:rPr>
          <w:rFonts w:ascii="Arial" w:hAnsi="Arial" w:cs="Arial"/>
          <w:szCs w:val="22"/>
          <w:lang w:val="es-BO"/>
        </w:rPr>
      </w:pPr>
      <w:r w:rsidRPr="00A576F3">
        <w:rPr>
          <w:rFonts w:ascii="Arial" w:hAnsi="Arial" w:cs="Arial"/>
          <w:szCs w:val="22"/>
          <w:lang w:val="es-BO"/>
        </w:rPr>
        <w:t xml:space="preserve">Es importante señalar que </w:t>
      </w:r>
      <w:proofErr w:type="spellStart"/>
      <w:r w:rsidRPr="00A576F3">
        <w:rPr>
          <w:rFonts w:ascii="Arial" w:hAnsi="Arial" w:cs="Arial"/>
          <w:szCs w:val="22"/>
          <w:lang w:val="es-BO"/>
        </w:rPr>
        <w:t>ReactJS</w:t>
      </w:r>
      <w:proofErr w:type="spellEnd"/>
      <w:r w:rsidRPr="00A576F3">
        <w:rPr>
          <w:rFonts w:ascii="Arial" w:hAnsi="Arial" w:cs="Arial"/>
          <w:szCs w:val="22"/>
          <w:lang w:val="es-BO"/>
        </w:rPr>
        <w:t xml:space="preserve"> no es un framework de JavaScript. Esto porque sólo es responsable de renderizar los componentes de la capa de vista de una aplicación. React es una alternativa a frameworks como Angular y </w:t>
      </w:r>
      <w:proofErr w:type="spellStart"/>
      <w:r w:rsidRPr="00A576F3">
        <w:rPr>
          <w:rFonts w:ascii="Arial" w:hAnsi="Arial" w:cs="Arial"/>
          <w:szCs w:val="22"/>
          <w:lang w:val="es-BO"/>
        </w:rPr>
        <w:t>Vue</w:t>
      </w:r>
      <w:proofErr w:type="spellEnd"/>
      <w:r w:rsidRPr="00A576F3">
        <w:rPr>
          <w:rFonts w:ascii="Arial" w:hAnsi="Arial" w:cs="Arial"/>
          <w:szCs w:val="22"/>
          <w:lang w:val="es-BO"/>
        </w:rPr>
        <w:t>, que permiten crear funciones complejas.</w:t>
      </w:r>
    </w:p>
    <w:p w14:paraId="44736A25" w14:textId="49C1FDC8" w:rsidR="005F3219" w:rsidRPr="00A576F3" w:rsidRDefault="005F3219" w:rsidP="0005402C">
      <w:pPr>
        <w:spacing w:before="240"/>
        <w:jc w:val="both"/>
        <w:rPr>
          <w:rFonts w:ascii="Arial" w:hAnsi="Arial" w:cs="Arial"/>
          <w:szCs w:val="22"/>
          <w:lang w:val="es-BO"/>
        </w:rPr>
      </w:pPr>
      <w:r w:rsidRPr="00A576F3">
        <w:rPr>
          <w:rFonts w:ascii="Arial" w:hAnsi="Arial" w:cs="Arial"/>
          <w:szCs w:val="22"/>
          <w:lang w:val="es-BO"/>
        </w:rPr>
        <w:t>Las características principales de React son:</w:t>
      </w:r>
    </w:p>
    <w:p w14:paraId="0EF2C159" w14:textId="77777777" w:rsidR="005F3219" w:rsidRPr="00A576F3" w:rsidRDefault="005F3219" w:rsidP="0005402C">
      <w:pPr>
        <w:numPr>
          <w:ilvl w:val="0"/>
          <w:numId w:val="17"/>
        </w:numPr>
        <w:spacing w:before="240"/>
        <w:jc w:val="both"/>
        <w:rPr>
          <w:rFonts w:ascii="Arial" w:hAnsi="Arial" w:cs="Arial"/>
          <w:szCs w:val="22"/>
          <w:lang w:val="es-BO"/>
        </w:rPr>
      </w:pPr>
      <w:r w:rsidRPr="00A576F3">
        <w:rPr>
          <w:rFonts w:ascii="Arial" w:hAnsi="Arial" w:cs="Arial"/>
          <w:szCs w:val="22"/>
          <w:lang w:val="es-BO"/>
        </w:rPr>
        <w:t xml:space="preserve">Componentes: React está basado en la </w:t>
      </w:r>
      <w:proofErr w:type="spellStart"/>
      <w:r w:rsidRPr="00A576F3">
        <w:rPr>
          <w:rFonts w:ascii="Arial" w:hAnsi="Arial" w:cs="Arial"/>
          <w:szCs w:val="22"/>
          <w:lang w:val="es-BO"/>
        </w:rPr>
        <w:t>componetización</w:t>
      </w:r>
      <w:proofErr w:type="spellEnd"/>
      <w:r w:rsidRPr="00A576F3">
        <w:rPr>
          <w:rFonts w:ascii="Arial" w:hAnsi="Arial" w:cs="Arial"/>
          <w:szCs w:val="22"/>
          <w:lang w:val="es-BO"/>
        </w:rPr>
        <w:t xml:space="preserve"> de la UI. La interfaz se divide en componentes independientes, que contienen su propio estado. </w:t>
      </w:r>
    </w:p>
    <w:p w14:paraId="09BCDAAE" w14:textId="77777777" w:rsidR="005F3219" w:rsidRPr="00A576F3" w:rsidRDefault="005F3219" w:rsidP="0005402C">
      <w:pPr>
        <w:numPr>
          <w:ilvl w:val="0"/>
          <w:numId w:val="17"/>
        </w:numPr>
        <w:spacing w:before="240"/>
        <w:jc w:val="both"/>
        <w:rPr>
          <w:rFonts w:ascii="Arial" w:hAnsi="Arial" w:cs="Arial"/>
          <w:szCs w:val="22"/>
          <w:lang w:val="es-BO"/>
        </w:rPr>
      </w:pPr>
      <w:r w:rsidRPr="00A576F3">
        <w:rPr>
          <w:rFonts w:ascii="Arial" w:hAnsi="Arial" w:cs="Arial"/>
          <w:szCs w:val="22"/>
          <w:lang w:val="es-BO"/>
        </w:rPr>
        <w:t xml:space="preserve">Virtual DOM: React usa un DOM virtual para renderizar los componentes. </w:t>
      </w:r>
    </w:p>
    <w:p w14:paraId="5D5735CC" w14:textId="77777777" w:rsidR="005F3219" w:rsidRPr="00A576F3" w:rsidRDefault="005F3219" w:rsidP="0005402C">
      <w:pPr>
        <w:numPr>
          <w:ilvl w:val="0"/>
          <w:numId w:val="17"/>
        </w:numPr>
        <w:spacing w:before="240"/>
        <w:jc w:val="both"/>
        <w:rPr>
          <w:rFonts w:ascii="Arial" w:hAnsi="Arial" w:cs="Arial"/>
          <w:szCs w:val="22"/>
          <w:lang w:val="es-BO"/>
        </w:rPr>
      </w:pPr>
      <w:r w:rsidRPr="00A576F3">
        <w:rPr>
          <w:rFonts w:ascii="Arial" w:hAnsi="Arial" w:cs="Arial"/>
          <w:szCs w:val="22"/>
          <w:lang w:val="es-BO"/>
        </w:rPr>
        <w:t xml:space="preserve">Declarativo: React es declarativo, lo que significa que no se especifica cómo se debe realizar una tarea, sino qué se debe realizar. </w:t>
      </w:r>
    </w:p>
    <w:p w14:paraId="6E3DBF1D" w14:textId="77777777" w:rsidR="005F3219" w:rsidRPr="00A576F3" w:rsidRDefault="005F3219" w:rsidP="0005402C">
      <w:pPr>
        <w:numPr>
          <w:ilvl w:val="0"/>
          <w:numId w:val="17"/>
        </w:numPr>
        <w:spacing w:before="240"/>
        <w:jc w:val="both"/>
        <w:rPr>
          <w:rFonts w:ascii="Arial" w:hAnsi="Arial" w:cs="Arial"/>
          <w:szCs w:val="22"/>
          <w:lang w:val="es-BO"/>
        </w:rPr>
      </w:pPr>
      <w:r w:rsidRPr="00A576F3">
        <w:rPr>
          <w:rFonts w:ascii="Arial" w:hAnsi="Arial" w:cs="Arial"/>
          <w:szCs w:val="22"/>
          <w:lang w:val="es-BO"/>
        </w:rPr>
        <w:t xml:space="preserve">Unidireccional: React es unidireccional, lo que significa que los datos fluyen en una sola dirección. </w:t>
      </w:r>
    </w:p>
    <w:p w14:paraId="7DDDDC32" w14:textId="4129185B" w:rsidR="005F3219" w:rsidRPr="00A576F3" w:rsidRDefault="005F3219" w:rsidP="0005402C">
      <w:pPr>
        <w:numPr>
          <w:ilvl w:val="0"/>
          <w:numId w:val="17"/>
        </w:numPr>
        <w:spacing w:before="240"/>
        <w:jc w:val="both"/>
        <w:rPr>
          <w:rFonts w:ascii="Arial" w:hAnsi="Arial" w:cs="Arial"/>
          <w:szCs w:val="22"/>
          <w:lang w:val="es-BO"/>
        </w:rPr>
      </w:pPr>
      <w:r w:rsidRPr="00A576F3">
        <w:rPr>
          <w:rFonts w:ascii="Arial" w:hAnsi="Arial" w:cs="Arial"/>
          <w:szCs w:val="22"/>
          <w:lang w:val="es-BO"/>
        </w:rPr>
        <w:t xml:space="preserve">Universal: React se puede ejecutar tanto en el cliente como en el servidor. </w:t>
      </w:r>
    </w:p>
    <w:p w14:paraId="74D11929" w14:textId="15921BFD" w:rsidR="00DD0279" w:rsidRPr="00A576F3" w:rsidRDefault="005633E7" w:rsidP="0005402C">
      <w:pPr>
        <w:pStyle w:val="Ttulo3"/>
        <w:jc w:val="both"/>
        <w:rPr>
          <w:rFonts w:ascii="Arial" w:hAnsi="Arial"/>
          <w:sz w:val="22"/>
          <w:szCs w:val="22"/>
        </w:rPr>
      </w:pPr>
      <w:bookmarkStart w:id="49" w:name="_Toc167227174"/>
      <w:bookmarkStart w:id="50" w:name="_Toc176812684"/>
      <w:bookmarkStart w:id="51" w:name="_Toc167227175"/>
      <w:r>
        <w:rPr>
          <w:rFonts w:ascii="Arial" w:hAnsi="Arial"/>
          <w:sz w:val="22"/>
          <w:szCs w:val="22"/>
        </w:rPr>
        <w:t>1</w:t>
      </w:r>
      <w:r w:rsidR="00DD0279" w:rsidRPr="00A576F3">
        <w:rPr>
          <w:rFonts w:ascii="Arial" w:hAnsi="Arial"/>
          <w:sz w:val="22"/>
          <w:szCs w:val="22"/>
        </w:rPr>
        <w:t>.6.6. Node.js</w:t>
      </w:r>
      <w:bookmarkEnd w:id="49"/>
      <w:bookmarkEnd w:id="50"/>
      <w:r w:rsidR="00DD0279" w:rsidRPr="00A576F3">
        <w:rPr>
          <w:rFonts w:ascii="Arial" w:hAnsi="Arial"/>
          <w:sz w:val="22"/>
          <w:szCs w:val="22"/>
        </w:rPr>
        <w:t xml:space="preserve"> </w:t>
      </w:r>
    </w:p>
    <w:p w14:paraId="14BF25B8" w14:textId="77777777" w:rsidR="00DD0279" w:rsidRPr="00A576F3" w:rsidRDefault="00DD0279" w:rsidP="0005402C">
      <w:pPr>
        <w:spacing w:before="240"/>
        <w:jc w:val="both"/>
        <w:rPr>
          <w:rFonts w:ascii="Arial" w:hAnsi="Arial" w:cs="Arial"/>
          <w:szCs w:val="22"/>
          <w:lang w:val="es-BO"/>
        </w:rPr>
      </w:pPr>
      <w:r w:rsidRPr="00A576F3">
        <w:rPr>
          <w:rFonts w:ascii="Arial" w:hAnsi="Arial" w:cs="Arial"/>
          <w:szCs w:val="22"/>
          <w:lang w:val="es-BO"/>
        </w:rPr>
        <w:t xml:space="preserve">Node.js es un entorno de ejecución de JavaScript basado en el motor de JavaScript de Google Chrome. Permite a los desarrolladores ejecutar código JavaScript en el lado del servidor, lo que significa que pueden crear aplicaciones web completas utilizando JavaScript tanto en el cliente como en el servidor. </w:t>
      </w:r>
    </w:p>
    <w:p w14:paraId="0416D18C" w14:textId="77777777" w:rsidR="00DD0279" w:rsidRPr="00A576F3" w:rsidRDefault="00DD0279" w:rsidP="0005402C">
      <w:pPr>
        <w:spacing w:before="240"/>
        <w:jc w:val="both"/>
        <w:rPr>
          <w:rFonts w:ascii="Arial" w:hAnsi="Arial" w:cs="Arial"/>
          <w:szCs w:val="22"/>
          <w:lang w:val="es-BO"/>
        </w:rPr>
      </w:pPr>
      <w:r w:rsidRPr="00A576F3">
        <w:rPr>
          <w:rFonts w:ascii="Arial" w:hAnsi="Arial" w:cs="Arial"/>
          <w:szCs w:val="22"/>
          <w:lang w:val="es-BO"/>
        </w:rPr>
        <w:t>Algunas características de Node.js:</w:t>
      </w:r>
    </w:p>
    <w:p w14:paraId="7A71A932" w14:textId="77777777" w:rsidR="00DD0279" w:rsidRPr="00A576F3" w:rsidRDefault="00DD0279" w:rsidP="0005402C">
      <w:pPr>
        <w:numPr>
          <w:ilvl w:val="0"/>
          <w:numId w:val="19"/>
        </w:numPr>
        <w:spacing w:before="240"/>
        <w:jc w:val="both"/>
        <w:rPr>
          <w:rFonts w:ascii="Arial" w:hAnsi="Arial" w:cs="Arial"/>
          <w:szCs w:val="22"/>
          <w:lang w:val="es-BO"/>
        </w:rPr>
      </w:pPr>
      <w:r w:rsidRPr="00A576F3">
        <w:rPr>
          <w:rFonts w:ascii="Arial" w:hAnsi="Arial" w:cs="Arial"/>
          <w:b/>
          <w:bCs/>
          <w:szCs w:val="22"/>
          <w:lang w:val="es-BO"/>
        </w:rPr>
        <w:lastRenderedPageBreak/>
        <w:t xml:space="preserve">Asincronismo y no bloqueo: </w:t>
      </w:r>
      <w:r w:rsidRPr="00A576F3">
        <w:rPr>
          <w:rFonts w:ascii="Arial" w:hAnsi="Arial" w:cs="Arial"/>
          <w:szCs w:val="22"/>
          <w:lang w:val="es-BO"/>
        </w:rPr>
        <w:t xml:space="preserve">Node.js utiliza un modelo de E/S no bloqueante, lo que significa que puede manejar múltiples operaciones de manera simultánea sin bloquear el hilo principal de ejecución. </w:t>
      </w:r>
    </w:p>
    <w:p w14:paraId="7574CBFC" w14:textId="77777777" w:rsidR="00DD0279" w:rsidRPr="00A576F3" w:rsidRDefault="00DD0279" w:rsidP="0005402C">
      <w:pPr>
        <w:numPr>
          <w:ilvl w:val="0"/>
          <w:numId w:val="19"/>
        </w:numPr>
        <w:spacing w:before="240"/>
        <w:jc w:val="both"/>
        <w:rPr>
          <w:rFonts w:ascii="Arial" w:hAnsi="Arial" w:cs="Arial"/>
          <w:szCs w:val="22"/>
          <w:lang w:val="es-BO"/>
        </w:rPr>
      </w:pPr>
      <w:r w:rsidRPr="00A576F3">
        <w:rPr>
          <w:rFonts w:ascii="Arial" w:hAnsi="Arial" w:cs="Arial"/>
          <w:b/>
          <w:bCs/>
          <w:szCs w:val="22"/>
          <w:lang w:val="es-BO"/>
        </w:rPr>
        <w:t xml:space="preserve">Módulos y paquetes: </w:t>
      </w:r>
      <w:r w:rsidRPr="00A576F3">
        <w:rPr>
          <w:rFonts w:ascii="Arial" w:hAnsi="Arial" w:cs="Arial"/>
          <w:szCs w:val="22"/>
          <w:lang w:val="es-BO"/>
        </w:rPr>
        <w:t xml:space="preserve">Node.js tiene un sistema de módulos incorporado que permite a los desarrolladores organizar su código en archivos separados y reutilizables. </w:t>
      </w:r>
    </w:p>
    <w:p w14:paraId="1CC2873F" w14:textId="77777777" w:rsidR="00DD0279" w:rsidRPr="00A576F3" w:rsidRDefault="00DD0279" w:rsidP="0005402C">
      <w:pPr>
        <w:numPr>
          <w:ilvl w:val="0"/>
          <w:numId w:val="19"/>
        </w:numPr>
        <w:spacing w:before="240"/>
        <w:jc w:val="both"/>
        <w:rPr>
          <w:rFonts w:ascii="Arial" w:hAnsi="Arial" w:cs="Arial"/>
          <w:szCs w:val="22"/>
          <w:lang w:val="es-BO"/>
        </w:rPr>
      </w:pPr>
      <w:r w:rsidRPr="00A576F3">
        <w:rPr>
          <w:rFonts w:ascii="Arial" w:hAnsi="Arial" w:cs="Arial"/>
          <w:b/>
          <w:bCs/>
          <w:szCs w:val="22"/>
          <w:lang w:val="es-BO"/>
        </w:rPr>
        <w:t xml:space="preserve">Rendimiento y escalabilidad: </w:t>
      </w:r>
      <w:r w:rsidRPr="00A576F3">
        <w:rPr>
          <w:rFonts w:ascii="Arial" w:hAnsi="Arial" w:cs="Arial"/>
          <w:szCs w:val="22"/>
          <w:lang w:val="es-BO"/>
        </w:rPr>
        <w:t>Node.js está diseñado para ser rápido y eficiente, lo que lo hace ideal para aplicaciones que requieren alto rendimiento y escalabilidad.</w:t>
      </w:r>
    </w:p>
    <w:p w14:paraId="6DCB49BC" w14:textId="77777777" w:rsidR="00DD0279" w:rsidRPr="00A576F3" w:rsidRDefault="00DD0279" w:rsidP="0005402C">
      <w:pPr>
        <w:numPr>
          <w:ilvl w:val="0"/>
          <w:numId w:val="19"/>
        </w:numPr>
        <w:spacing w:before="240"/>
        <w:jc w:val="both"/>
        <w:rPr>
          <w:rFonts w:ascii="Arial" w:hAnsi="Arial" w:cs="Arial"/>
          <w:szCs w:val="22"/>
          <w:lang w:val="es-BO"/>
        </w:rPr>
      </w:pPr>
      <w:r w:rsidRPr="00A576F3">
        <w:rPr>
          <w:rFonts w:ascii="Arial" w:hAnsi="Arial" w:cs="Arial"/>
          <w:b/>
          <w:bCs/>
          <w:szCs w:val="22"/>
          <w:lang w:val="es-BO"/>
        </w:rPr>
        <w:t>Versatilidad:</w:t>
      </w:r>
      <w:r w:rsidRPr="00A576F3">
        <w:rPr>
          <w:rFonts w:ascii="Arial" w:hAnsi="Arial" w:cs="Arial"/>
          <w:szCs w:val="22"/>
          <w:lang w:val="es-BO"/>
        </w:rPr>
        <w:t xml:space="preserve"> Node.js es extremadamente versátil y se puede utilizar para una amplia variedad de aplicaciones, desde servidores web y aplicaciones en tiempo real hasta herramientas de línea de comandos y automatización de tareas.</w:t>
      </w:r>
    </w:p>
    <w:p w14:paraId="2AD8A6F0" w14:textId="77777777" w:rsidR="00DD0279" w:rsidRPr="00A576F3" w:rsidRDefault="00DD0279" w:rsidP="0005402C">
      <w:pPr>
        <w:spacing w:before="240"/>
        <w:jc w:val="both"/>
        <w:rPr>
          <w:rFonts w:ascii="Arial" w:hAnsi="Arial" w:cs="Arial"/>
          <w:szCs w:val="22"/>
          <w:lang w:val="es-BO"/>
        </w:rPr>
      </w:pPr>
      <w:r w:rsidRPr="00A576F3">
        <w:rPr>
          <w:rFonts w:ascii="Arial" w:hAnsi="Arial" w:cs="Arial"/>
          <w:szCs w:val="22"/>
          <w:lang w:val="es-BO"/>
        </w:rPr>
        <w:t xml:space="preserve">Node.js es una plataforma para construir aplicaciones de red rápidas y escalables. Está basada en el motor V8 de Google Chrome y utiliza un modelo de E/S no bloqueante que lo hace liviano y eficiente, perfecto para aplicaciones en tiempo real con alta concurrencia. (Manning </w:t>
      </w:r>
      <w:proofErr w:type="spellStart"/>
      <w:r w:rsidRPr="00A576F3">
        <w:rPr>
          <w:rFonts w:ascii="Arial" w:hAnsi="Arial" w:cs="Arial"/>
          <w:szCs w:val="22"/>
          <w:lang w:val="es-BO"/>
        </w:rPr>
        <w:t>Publications</w:t>
      </w:r>
      <w:proofErr w:type="spellEnd"/>
      <w:r w:rsidRPr="00A576F3">
        <w:rPr>
          <w:rFonts w:ascii="Arial" w:hAnsi="Arial" w:cs="Arial"/>
          <w:szCs w:val="22"/>
          <w:lang w:val="es-BO"/>
        </w:rPr>
        <w:t>, 201</w:t>
      </w:r>
      <w:r>
        <w:rPr>
          <w:rFonts w:ascii="Arial" w:hAnsi="Arial" w:cs="Arial"/>
          <w:szCs w:val="22"/>
          <w:lang w:val="es-BO"/>
        </w:rPr>
        <w:t>7</w:t>
      </w:r>
      <w:r w:rsidRPr="00A576F3">
        <w:rPr>
          <w:rFonts w:ascii="Arial" w:hAnsi="Arial" w:cs="Arial"/>
          <w:szCs w:val="22"/>
          <w:lang w:val="es-BO"/>
        </w:rPr>
        <w:t>)</w:t>
      </w:r>
    </w:p>
    <w:p w14:paraId="05CD7222" w14:textId="21486AAA" w:rsidR="001F0CAE" w:rsidRPr="00A576F3" w:rsidRDefault="005633E7" w:rsidP="0005402C">
      <w:pPr>
        <w:pStyle w:val="Ttulo3"/>
        <w:jc w:val="both"/>
        <w:rPr>
          <w:rFonts w:ascii="Arial" w:hAnsi="Arial"/>
          <w:sz w:val="22"/>
          <w:szCs w:val="22"/>
        </w:rPr>
      </w:pPr>
      <w:bookmarkStart w:id="52" w:name="_Toc176812685"/>
      <w:r>
        <w:rPr>
          <w:rFonts w:ascii="Arial" w:hAnsi="Arial"/>
          <w:sz w:val="22"/>
          <w:szCs w:val="22"/>
        </w:rPr>
        <w:t>1</w:t>
      </w:r>
      <w:r w:rsidR="00C32B06" w:rsidRPr="00A576F3">
        <w:rPr>
          <w:rFonts w:ascii="Arial" w:hAnsi="Arial"/>
          <w:sz w:val="22"/>
          <w:szCs w:val="22"/>
        </w:rPr>
        <w:t>.6.</w:t>
      </w:r>
      <w:r w:rsidR="00F953FE" w:rsidRPr="00A576F3">
        <w:rPr>
          <w:rFonts w:ascii="Arial" w:hAnsi="Arial"/>
          <w:sz w:val="22"/>
          <w:szCs w:val="22"/>
        </w:rPr>
        <w:t>7</w:t>
      </w:r>
      <w:r w:rsidR="00C32B06" w:rsidRPr="00A576F3">
        <w:rPr>
          <w:rFonts w:ascii="Arial" w:hAnsi="Arial"/>
          <w:sz w:val="22"/>
          <w:szCs w:val="22"/>
        </w:rPr>
        <w:t xml:space="preserve">. </w:t>
      </w:r>
      <w:r w:rsidR="005F3219" w:rsidRPr="00A576F3">
        <w:rPr>
          <w:rFonts w:ascii="Arial" w:hAnsi="Arial"/>
          <w:sz w:val="22"/>
          <w:szCs w:val="22"/>
        </w:rPr>
        <w:t>G</w:t>
      </w:r>
      <w:r w:rsidR="001F0CAE" w:rsidRPr="00A576F3">
        <w:rPr>
          <w:rFonts w:ascii="Arial" w:hAnsi="Arial"/>
          <w:sz w:val="22"/>
          <w:szCs w:val="22"/>
        </w:rPr>
        <w:t xml:space="preserve">estor </w:t>
      </w:r>
      <w:r w:rsidR="002F0BB6" w:rsidRPr="00A576F3">
        <w:rPr>
          <w:rFonts w:ascii="Arial" w:hAnsi="Arial"/>
          <w:sz w:val="22"/>
          <w:szCs w:val="22"/>
        </w:rPr>
        <w:t>b</w:t>
      </w:r>
      <w:r w:rsidR="001F0CAE" w:rsidRPr="00A576F3">
        <w:rPr>
          <w:rFonts w:ascii="Arial" w:hAnsi="Arial"/>
          <w:sz w:val="22"/>
          <w:szCs w:val="22"/>
        </w:rPr>
        <w:t xml:space="preserve">ase de </w:t>
      </w:r>
      <w:r w:rsidR="002F0BB6" w:rsidRPr="00A576F3">
        <w:rPr>
          <w:rFonts w:ascii="Arial" w:hAnsi="Arial"/>
          <w:sz w:val="22"/>
          <w:szCs w:val="22"/>
        </w:rPr>
        <w:t>d</w:t>
      </w:r>
      <w:r w:rsidR="001F0CAE" w:rsidRPr="00A576F3">
        <w:rPr>
          <w:rFonts w:ascii="Arial" w:hAnsi="Arial"/>
          <w:sz w:val="22"/>
          <w:szCs w:val="22"/>
        </w:rPr>
        <w:t>atos</w:t>
      </w:r>
      <w:bookmarkEnd w:id="51"/>
      <w:bookmarkEnd w:id="52"/>
    </w:p>
    <w:p w14:paraId="4B84591A" w14:textId="7173A8FA" w:rsidR="004643D7" w:rsidRPr="00A576F3" w:rsidRDefault="004643D7" w:rsidP="0005402C">
      <w:pPr>
        <w:spacing w:before="240"/>
        <w:jc w:val="both"/>
        <w:rPr>
          <w:rFonts w:ascii="Arial" w:hAnsi="Arial" w:cs="Arial"/>
          <w:szCs w:val="22"/>
          <w:lang w:val="es-BO"/>
        </w:rPr>
      </w:pPr>
      <w:r w:rsidRPr="00A576F3">
        <w:rPr>
          <w:rFonts w:ascii="Arial" w:hAnsi="Arial" w:cs="Arial"/>
          <w:szCs w:val="22"/>
          <w:lang w:val="es-BO"/>
        </w:rPr>
        <w:t>Un gestor de base de datos es un sistema de software que permite a los usuarios crear, modificar y gestionar bases de datos. Proporciona un conjunto de herramientas para almacenar, organizar y recuperar datos de manera eficiente y segura. Los gestores de bases de datos son fundamentales en la informática moderna y se utilizan en una amplia variedad de aplicaciones, desde sistemas de gestión empresarial hasta sitios web y aplicaciones móviles. (Addison-Wesley, 20</w:t>
      </w:r>
      <w:r w:rsidR="005633E7">
        <w:rPr>
          <w:rFonts w:ascii="Arial" w:hAnsi="Arial" w:cs="Arial"/>
          <w:szCs w:val="22"/>
          <w:lang w:val="es-BO"/>
        </w:rPr>
        <w:t>10</w:t>
      </w:r>
      <w:r w:rsidRPr="00A576F3">
        <w:rPr>
          <w:rFonts w:ascii="Arial" w:hAnsi="Arial" w:cs="Arial"/>
          <w:szCs w:val="22"/>
          <w:lang w:val="es-BO"/>
        </w:rPr>
        <w:t>)</w:t>
      </w:r>
    </w:p>
    <w:p w14:paraId="69215F5C" w14:textId="4AAC8438" w:rsidR="004643D7" w:rsidRPr="00A576F3" w:rsidRDefault="004643D7" w:rsidP="0005402C">
      <w:pPr>
        <w:spacing w:before="240"/>
        <w:jc w:val="both"/>
        <w:rPr>
          <w:rFonts w:ascii="Arial" w:hAnsi="Arial" w:cs="Arial"/>
          <w:szCs w:val="22"/>
          <w:lang w:val="es-BO"/>
        </w:rPr>
      </w:pPr>
      <w:r w:rsidRPr="00A576F3">
        <w:rPr>
          <w:rFonts w:ascii="Arial" w:hAnsi="Arial" w:cs="Arial"/>
          <w:szCs w:val="22"/>
          <w:lang w:val="es-BO"/>
        </w:rPr>
        <w:lastRenderedPageBreak/>
        <w:t xml:space="preserve">Los sistemas de gestión de base de datos pueden entenderse como una colección de datos interrelacionados, estructurados y organizados en el ecosistema formado por dicho conjunto de programas que acceden a ellos y facilitan su gestión. (Pérez, 2021) </w:t>
      </w:r>
    </w:p>
    <w:p w14:paraId="09194FB3" w14:textId="505E44DB" w:rsidR="005F3219" w:rsidRPr="00A576F3" w:rsidRDefault="005F3219" w:rsidP="0005402C">
      <w:pPr>
        <w:spacing w:before="240"/>
        <w:jc w:val="both"/>
        <w:rPr>
          <w:rFonts w:ascii="Arial" w:hAnsi="Arial" w:cs="Arial"/>
          <w:szCs w:val="22"/>
          <w:lang w:val="es-BO"/>
        </w:rPr>
      </w:pPr>
      <w:r w:rsidRPr="00A576F3">
        <w:rPr>
          <w:rFonts w:ascii="Arial" w:hAnsi="Arial" w:cs="Arial"/>
          <w:szCs w:val="22"/>
          <w:lang w:val="es-BO"/>
        </w:rPr>
        <w:t>Un sistema gestor de base de datos es un conjunto de programas invisibles para el usuario final con el que se administra y gestiona la información.</w:t>
      </w:r>
    </w:p>
    <w:p w14:paraId="1D80454B" w14:textId="77777777" w:rsidR="005F3219" w:rsidRPr="00A576F3" w:rsidRDefault="005F3219" w:rsidP="0005402C">
      <w:pPr>
        <w:spacing w:before="240"/>
        <w:jc w:val="both"/>
        <w:rPr>
          <w:rFonts w:ascii="Arial" w:hAnsi="Arial" w:cs="Arial"/>
          <w:szCs w:val="22"/>
          <w:lang w:val="es-BO"/>
        </w:rPr>
      </w:pPr>
      <w:r w:rsidRPr="00A576F3">
        <w:rPr>
          <w:rFonts w:ascii="Arial" w:hAnsi="Arial" w:cs="Arial"/>
          <w:szCs w:val="22"/>
          <w:lang w:val="es-BO"/>
        </w:rPr>
        <w:t>Entre sus funciones se encuentran la de permitir a los usuarios de negocio almacenar la información, modificar datos y acceder a los activos de conocimiento de la organización. Asimismo, el gestor de base de datos también se ocupa de realizar consultas y hacer análisis para generar informes.</w:t>
      </w:r>
    </w:p>
    <w:p w14:paraId="215E92D0" w14:textId="7230C69C" w:rsidR="001F0CAE" w:rsidRPr="00A576F3" w:rsidRDefault="005633E7" w:rsidP="0005402C">
      <w:pPr>
        <w:pStyle w:val="Ttulo3"/>
        <w:jc w:val="both"/>
        <w:rPr>
          <w:rFonts w:ascii="Arial" w:hAnsi="Arial"/>
          <w:sz w:val="22"/>
          <w:szCs w:val="22"/>
        </w:rPr>
      </w:pPr>
      <w:bookmarkStart w:id="53" w:name="_Toc167227176"/>
      <w:bookmarkStart w:id="54" w:name="_Toc176812686"/>
      <w:r>
        <w:rPr>
          <w:rFonts w:ascii="Arial" w:hAnsi="Arial"/>
          <w:sz w:val="22"/>
          <w:szCs w:val="22"/>
        </w:rPr>
        <w:t>1</w:t>
      </w:r>
      <w:r w:rsidR="00C32B06" w:rsidRPr="00A576F3">
        <w:rPr>
          <w:rFonts w:ascii="Arial" w:hAnsi="Arial"/>
          <w:sz w:val="22"/>
          <w:szCs w:val="22"/>
        </w:rPr>
        <w:t>.6.</w:t>
      </w:r>
      <w:r w:rsidR="00F953FE" w:rsidRPr="00A576F3">
        <w:rPr>
          <w:rFonts w:ascii="Arial" w:hAnsi="Arial"/>
          <w:sz w:val="22"/>
          <w:szCs w:val="22"/>
        </w:rPr>
        <w:t>8</w:t>
      </w:r>
      <w:r w:rsidR="00C32B06" w:rsidRPr="00A576F3">
        <w:rPr>
          <w:rFonts w:ascii="Arial" w:hAnsi="Arial"/>
          <w:sz w:val="22"/>
          <w:szCs w:val="22"/>
        </w:rPr>
        <w:t xml:space="preserve">. </w:t>
      </w:r>
      <w:proofErr w:type="spellStart"/>
      <w:r w:rsidR="00C32B06" w:rsidRPr="00A576F3">
        <w:rPr>
          <w:rFonts w:ascii="Arial" w:hAnsi="Arial"/>
          <w:sz w:val="22"/>
          <w:szCs w:val="22"/>
        </w:rPr>
        <w:t>PostgresSQL</w:t>
      </w:r>
      <w:bookmarkEnd w:id="53"/>
      <w:bookmarkEnd w:id="54"/>
      <w:proofErr w:type="spellEnd"/>
    </w:p>
    <w:p w14:paraId="649271B3" w14:textId="6127AF5D" w:rsidR="004643D7" w:rsidRPr="00A576F3" w:rsidRDefault="004643D7" w:rsidP="0005402C">
      <w:pPr>
        <w:spacing w:before="240"/>
        <w:jc w:val="both"/>
        <w:rPr>
          <w:rFonts w:ascii="Arial" w:hAnsi="Arial" w:cs="Arial"/>
          <w:szCs w:val="22"/>
          <w:lang w:val="es-BO"/>
        </w:rPr>
      </w:pPr>
      <w:r w:rsidRPr="00A576F3">
        <w:rPr>
          <w:rFonts w:ascii="Arial" w:hAnsi="Arial" w:cs="Arial"/>
          <w:szCs w:val="22"/>
          <w:lang w:val="es-BO"/>
        </w:rPr>
        <w:t>PostgreSQL es un sistema de gestión de bases de datos relacional de código abierto, que se ha ganado una sólida reputación por su fiabilidad, robustez y conformidad con los estándares SQL. Con su amplio conjunto de características y su comunidad activa de desarrolladores, PostgreSQL es una opción popular para una amplia variedad de aplicaciones, desde pequeñas bases de datos de uso personal hasta grandes sistemas empresariales. (O'Reilly Media, 2017)</w:t>
      </w:r>
    </w:p>
    <w:p w14:paraId="3D6854A3" w14:textId="77777777" w:rsidR="004044EC" w:rsidRPr="00A576F3" w:rsidRDefault="004044EC" w:rsidP="0005402C">
      <w:pPr>
        <w:spacing w:before="240"/>
        <w:jc w:val="both"/>
        <w:rPr>
          <w:rFonts w:ascii="Arial" w:hAnsi="Arial" w:cs="Arial"/>
          <w:szCs w:val="22"/>
          <w:lang w:val="es-BO"/>
        </w:rPr>
      </w:pPr>
      <w:r w:rsidRPr="00A576F3">
        <w:rPr>
          <w:rFonts w:ascii="Arial" w:hAnsi="Arial" w:cs="Arial"/>
          <w:szCs w:val="22"/>
          <w:lang w:val="es-BO"/>
        </w:rPr>
        <w:t xml:space="preserve">PostgreSQL es un sistema de gestión de bases de datos relacional de código abierto y de alto rendimiento. Ofrece una amplia gama de características avanzadas, incluyendo soporte para tipos de datos complejos, funciones almacenadas, </w:t>
      </w:r>
      <w:proofErr w:type="spellStart"/>
      <w:r w:rsidRPr="00A576F3">
        <w:rPr>
          <w:rFonts w:ascii="Arial" w:hAnsi="Arial" w:cs="Arial"/>
          <w:szCs w:val="22"/>
          <w:lang w:val="es-BO"/>
        </w:rPr>
        <w:t>triggers</w:t>
      </w:r>
      <w:proofErr w:type="spellEnd"/>
      <w:r w:rsidRPr="00A576F3">
        <w:rPr>
          <w:rFonts w:ascii="Arial" w:hAnsi="Arial" w:cs="Arial"/>
          <w:szCs w:val="22"/>
          <w:lang w:val="es-BO"/>
        </w:rPr>
        <w:t xml:space="preserve">, replicación y escalabilidad. PostgreSQL es conocido por su estabilidad, robustez y conformidad con los estándares ANSI SQL. </w:t>
      </w:r>
    </w:p>
    <w:p w14:paraId="3E33E3F6" w14:textId="3A9AA8CB" w:rsidR="009318A8" w:rsidRPr="00A576F3" w:rsidRDefault="004044EC" w:rsidP="0005402C">
      <w:pPr>
        <w:spacing w:before="240"/>
        <w:jc w:val="both"/>
        <w:rPr>
          <w:rFonts w:ascii="Arial" w:hAnsi="Arial" w:cs="Arial"/>
          <w:szCs w:val="22"/>
          <w:lang w:val="es-BO"/>
        </w:rPr>
      </w:pPr>
      <w:r w:rsidRPr="00A576F3">
        <w:rPr>
          <w:rFonts w:ascii="Arial" w:hAnsi="Arial" w:cs="Arial"/>
          <w:szCs w:val="22"/>
          <w:lang w:val="es-BO"/>
        </w:rPr>
        <w:t xml:space="preserve">PostgreSQL tiene </w:t>
      </w:r>
      <w:r w:rsidR="001960D0" w:rsidRPr="00A576F3">
        <w:rPr>
          <w:rFonts w:ascii="Arial" w:hAnsi="Arial" w:cs="Arial"/>
          <w:szCs w:val="22"/>
          <w:lang w:val="es-BO"/>
        </w:rPr>
        <w:t>las siguientes</w:t>
      </w:r>
      <w:r w:rsidR="009318A8" w:rsidRPr="00A576F3">
        <w:rPr>
          <w:rFonts w:ascii="Arial" w:hAnsi="Arial" w:cs="Arial"/>
          <w:szCs w:val="22"/>
          <w:lang w:val="es-BO"/>
        </w:rPr>
        <w:t xml:space="preserve"> características:</w:t>
      </w:r>
    </w:p>
    <w:p w14:paraId="0450E8E5" w14:textId="77777777" w:rsidR="001960D0" w:rsidRPr="00A576F3" w:rsidRDefault="001960D0" w:rsidP="0005402C">
      <w:pPr>
        <w:numPr>
          <w:ilvl w:val="0"/>
          <w:numId w:val="18"/>
        </w:numPr>
        <w:spacing w:before="240"/>
        <w:jc w:val="both"/>
        <w:rPr>
          <w:rFonts w:ascii="Arial" w:hAnsi="Arial" w:cs="Arial"/>
          <w:szCs w:val="22"/>
          <w:lang w:val="es-BO"/>
        </w:rPr>
      </w:pPr>
      <w:r w:rsidRPr="00A576F3">
        <w:rPr>
          <w:rFonts w:ascii="Arial" w:hAnsi="Arial" w:cs="Arial"/>
          <w:szCs w:val="22"/>
          <w:lang w:val="es-BO"/>
        </w:rPr>
        <w:lastRenderedPageBreak/>
        <w:t xml:space="preserve">Soporte para tipos de datos complejos: PostgreSQL admite una variedad de tipos de datos complejos, como JSON, </w:t>
      </w:r>
      <w:proofErr w:type="spellStart"/>
      <w:r w:rsidRPr="00A576F3">
        <w:rPr>
          <w:rFonts w:ascii="Arial" w:hAnsi="Arial" w:cs="Arial"/>
          <w:szCs w:val="22"/>
          <w:lang w:val="es-BO"/>
        </w:rPr>
        <w:t>arrays</w:t>
      </w:r>
      <w:proofErr w:type="spellEnd"/>
      <w:r w:rsidRPr="00A576F3">
        <w:rPr>
          <w:rFonts w:ascii="Arial" w:hAnsi="Arial" w:cs="Arial"/>
          <w:szCs w:val="22"/>
          <w:lang w:val="es-BO"/>
        </w:rPr>
        <w:t>, geometrías y tipos personalizados, lo que permite modelar datos de manera más flexible.</w:t>
      </w:r>
    </w:p>
    <w:p w14:paraId="2F035DC1" w14:textId="77777777" w:rsidR="001960D0" w:rsidRPr="00A576F3" w:rsidRDefault="001960D0" w:rsidP="0005402C">
      <w:pPr>
        <w:numPr>
          <w:ilvl w:val="0"/>
          <w:numId w:val="18"/>
        </w:numPr>
        <w:spacing w:before="240"/>
        <w:jc w:val="both"/>
        <w:rPr>
          <w:rFonts w:ascii="Arial" w:hAnsi="Arial" w:cs="Arial"/>
          <w:szCs w:val="22"/>
          <w:lang w:val="es-BO"/>
        </w:rPr>
      </w:pPr>
      <w:r w:rsidRPr="00A576F3">
        <w:rPr>
          <w:rFonts w:ascii="Arial" w:hAnsi="Arial" w:cs="Arial"/>
          <w:szCs w:val="22"/>
          <w:lang w:val="es-BO"/>
        </w:rPr>
        <w:t xml:space="preserve">Funciones almacenadas y </w:t>
      </w:r>
      <w:proofErr w:type="spellStart"/>
      <w:r w:rsidRPr="00A576F3">
        <w:rPr>
          <w:rFonts w:ascii="Arial" w:hAnsi="Arial" w:cs="Arial"/>
          <w:szCs w:val="22"/>
          <w:lang w:val="es-BO"/>
        </w:rPr>
        <w:t>triggers</w:t>
      </w:r>
      <w:proofErr w:type="spellEnd"/>
      <w:r w:rsidRPr="00A576F3">
        <w:rPr>
          <w:rFonts w:ascii="Arial" w:hAnsi="Arial" w:cs="Arial"/>
          <w:szCs w:val="22"/>
          <w:lang w:val="es-BO"/>
        </w:rPr>
        <w:t>: Permite definir funciones almacenadas en varios lenguajes de programación, como PL/</w:t>
      </w:r>
      <w:proofErr w:type="spellStart"/>
      <w:r w:rsidRPr="00A576F3">
        <w:rPr>
          <w:rFonts w:ascii="Arial" w:hAnsi="Arial" w:cs="Arial"/>
          <w:szCs w:val="22"/>
          <w:lang w:val="es-BO"/>
        </w:rPr>
        <w:t>pgSQL</w:t>
      </w:r>
      <w:proofErr w:type="spellEnd"/>
      <w:r w:rsidRPr="00A576F3">
        <w:rPr>
          <w:rFonts w:ascii="Arial" w:hAnsi="Arial" w:cs="Arial"/>
          <w:szCs w:val="22"/>
          <w:lang w:val="es-BO"/>
        </w:rPr>
        <w:t xml:space="preserve">, PL/Python y PL/Perl, así como </w:t>
      </w:r>
      <w:proofErr w:type="spellStart"/>
      <w:r w:rsidRPr="00A576F3">
        <w:rPr>
          <w:rFonts w:ascii="Arial" w:hAnsi="Arial" w:cs="Arial"/>
          <w:szCs w:val="22"/>
          <w:lang w:val="es-BO"/>
        </w:rPr>
        <w:t>triggers</w:t>
      </w:r>
      <w:proofErr w:type="spellEnd"/>
      <w:r w:rsidRPr="00A576F3">
        <w:rPr>
          <w:rFonts w:ascii="Arial" w:hAnsi="Arial" w:cs="Arial"/>
          <w:szCs w:val="22"/>
          <w:lang w:val="es-BO"/>
        </w:rPr>
        <w:t xml:space="preserve"> que se activan automáticamente en respuesta a eventos en la base de datos.</w:t>
      </w:r>
    </w:p>
    <w:p w14:paraId="2F30704F" w14:textId="77777777" w:rsidR="001960D0" w:rsidRPr="00A576F3" w:rsidRDefault="001960D0" w:rsidP="0005402C">
      <w:pPr>
        <w:numPr>
          <w:ilvl w:val="0"/>
          <w:numId w:val="18"/>
        </w:numPr>
        <w:spacing w:before="240"/>
        <w:jc w:val="both"/>
        <w:rPr>
          <w:rFonts w:ascii="Arial" w:hAnsi="Arial" w:cs="Arial"/>
          <w:szCs w:val="22"/>
          <w:lang w:val="es-BO"/>
        </w:rPr>
      </w:pPr>
      <w:r w:rsidRPr="00A576F3">
        <w:rPr>
          <w:rFonts w:ascii="Arial" w:hAnsi="Arial" w:cs="Arial"/>
          <w:szCs w:val="22"/>
          <w:lang w:val="es-BO"/>
        </w:rPr>
        <w:t>Conformidad con los estándares SQL: PostgreSQL sigue de cerca los estándares SQL definidos por ANSI, lo que garantiza la portabilidad del código y la compatibilidad con otras bases de datos relacionales.</w:t>
      </w:r>
    </w:p>
    <w:p w14:paraId="70514D34" w14:textId="77777777" w:rsidR="001960D0" w:rsidRPr="00A576F3" w:rsidRDefault="001960D0" w:rsidP="0005402C">
      <w:pPr>
        <w:numPr>
          <w:ilvl w:val="0"/>
          <w:numId w:val="18"/>
        </w:numPr>
        <w:spacing w:before="240"/>
        <w:jc w:val="both"/>
        <w:rPr>
          <w:rFonts w:ascii="Arial" w:hAnsi="Arial" w:cs="Arial"/>
          <w:szCs w:val="22"/>
          <w:lang w:val="es-BO"/>
        </w:rPr>
      </w:pPr>
      <w:r w:rsidRPr="00A576F3">
        <w:rPr>
          <w:rFonts w:ascii="Arial" w:hAnsi="Arial" w:cs="Arial"/>
          <w:szCs w:val="22"/>
          <w:lang w:val="es-BO"/>
        </w:rPr>
        <w:t>Integridad de los datos: Ofrece mecanismos para garantizar la integridad de los datos, como restricciones de clave primaria y foránea, y validaciones de datos a nivel de columna.</w:t>
      </w:r>
    </w:p>
    <w:p w14:paraId="619335C9" w14:textId="3EE7D1B7" w:rsidR="009318A8" w:rsidRPr="00A576F3" w:rsidRDefault="001960D0" w:rsidP="0005402C">
      <w:pPr>
        <w:numPr>
          <w:ilvl w:val="0"/>
          <w:numId w:val="18"/>
        </w:numPr>
        <w:spacing w:before="240"/>
        <w:jc w:val="both"/>
        <w:rPr>
          <w:rFonts w:ascii="Arial" w:hAnsi="Arial" w:cs="Arial"/>
          <w:szCs w:val="22"/>
          <w:lang w:val="es-BO"/>
        </w:rPr>
      </w:pPr>
      <w:r w:rsidRPr="00A576F3">
        <w:rPr>
          <w:rFonts w:ascii="Arial" w:hAnsi="Arial" w:cs="Arial"/>
          <w:szCs w:val="22"/>
          <w:lang w:val="es-BO"/>
        </w:rPr>
        <w:t>Seguridad avanzada: Proporciona funciones de seguridad avanzadas, como autenticación basada en roles, cifrado de datos y control de acceso a nivel de fila.</w:t>
      </w:r>
    </w:p>
    <w:p w14:paraId="4327A940" w14:textId="54403A1E" w:rsidR="001F0CAE" w:rsidRPr="00A576F3" w:rsidRDefault="005633E7" w:rsidP="0005402C">
      <w:pPr>
        <w:pStyle w:val="Ttulo2"/>
        <w:jc w:val="both"/>
        <w:rPr>
          <w:rFonts w:ascii="Arial" w:hAnsi="Arial"/>
          <w:sz w:val="22"/>
          <w:szCs w:val="22"/>
        </w:rPr>
      </w:pPr>
      <w:bookmarkStart w:id="55" w:name="_Toc167227177"/>
      <w:bookmarkStart w:id="56" w:name="_Toc176812687"/>
      <w:r>
        <w:rPr>
          <w:rFonts w:ascii="Arial" w:hAnsi="Arial"/>
          <w:sz w:val="22"/>
          <w:szCs w:val="22"/>
        </w:rPr>
        <w:t>1</w:t>
      </w:r>
      <w:r w:rsidR="00C32B06" w:rsidRPr="00A576F3">
        <w:rPr>
          <w:rFonts w:ascii="Arial" w:hAnsi="Arial"/>
          <w:sz w:val="22"/>
          <w:szCs w:val="22"/>
        </w:rPr>
        <w:t xml:space="preserve">.7. </w:t>
      </w:r>
      <w:r w:rsidR="001F0CAE" w:rsidRPr="00A576F3">
        <w:rPr>
          <w:rFonts w:ascii="Arial" w:hAnsi="Arial"/>
          <w:sz w:val="22"/>
          <w:szCs w:val="22"/>
        </w:rPr>
        <w:t>Otras Herramientas</w:t>
      </w:r>
      <w:bookmarkEnd w:id="55"/>
      <w:bookmarkEnd w:id="56"/>
      <w:r w:rsidR="001F0CAE" w:rsidRPr="00A576F3">
        <w:rPr>
          <w:rFonts w:ascii="Arial" w:hAnsi="Arial"/>
          <w:sz w:val="22"/>
          <w:szCs w:val="22"/>
        </w:rPr>
        <w:t xml:space="preserve"> </w:t>
      </w:r>
    </w:p>
    <w:p w14:paraId="19490EBE" w14:textId="3F027D05" w:rsidR="001960D0" w:rsidRPr="00A576F3" w:rsidRDefault="005633E7" w:rsidP="0005402C">
      <w:pPr>
        <w:pStyle w:val="Ttulo3"/>
        <w:jc w:val="both"/>
        <w:rPr>
          <w:rFonts w:ascii="Arial" w:hAnsi="Arial"/>
          <w:sz w:val="22"/>
          <w:szCs w:val="22"/>
        </w:rPr>
      </w:pPr>
      <w:bookmarkStart w:id="57" w:name="_Toc167227178"/>
      <w:bookmarkStart w:id="58" w:name="_Toc176812688"/>
      <w:r>
        <w:rPr>
          <w:rFonts w:ascii="Arial" w:hAnsi="Arial"/>
          <w:sz w:val="22"/>
          <w:szCs w:val="22"/>
        </w:rPr>
        <w:t>1</w:t>
      </w:r>
      <w:r w:rsidR="00C32B06" w:rsidRPr="00A576F3">
        <w:rPr>
          <w:rFonts w:ascii="Arial" w:hAnsi="Arial"/>
          <w:sz w:val="22"/>
          <w:szCs w:val="22"/>
        </w:rPr>
        <w:t>.7.</w:t>
      </w:r>
      <w:r w:rsidR="00F953FE" w:rsidRPr="00A576F3">
        <w:rPr>
          <w:rFonts w:ascii="Arial" w:hAnsi="Arial"/>
          <w:sz w:val="22"/>
          <w:szCs w:val="22"/>
        </w:rPr>
        <w:t>1</w:t>
      </w:r>
      <w:r w:rsidR="00C32B06" w:rsidRPr="00A576F3">
        <w:rPr>
          <w:rFonts w:ascii="Arial" w:hAnsi="Arial"/>
          <w:sz w:val="22"/>
          <w:szCs w:val="22"/>
        </w:rPr>
        <w:t xml:space="preserve">. </w:t>
      </w:r>
      <w:r w:rsidR="001960D0" w:rsidRPr="00A576F3">
        <w:rPr>
          <w:rFonts w:ascii="Arial" w:hAnsi="Arial"/>
          <w:sz w:val="22"/>
          <w:szCs w:val="22"/>
        </w:rPr>
        <w:t>Docker</w:t>
      </w:r>
      <w:bookmarkEnd w:id="57"/>
      <w:bookmarkEnd w:id="58"/>
      <w:r w:rsidR="001960D0" w:rsidRPr="00A576F3">
        <w:rPr>
          <w:rFonts w:ascii="Arial" w:hAnsi="Arial"/>
          <w:sz w:val="22"/>
          <w:szCs w:val="22"/>
        </w:rPr>
        <w:t xml:space="preserve"> </w:t>
      </w:r>
    </w:p>
    <w:p w14:paraId="36D90C9D" w14:textId="0DD9968B" w:rsidR="002C306A" w:rsidRPr="00A576F3" w:rsidRDefault="002C306A" w:rsidP="0005402C">
      <w:pPr>
        <w:spacing w:before="240"/>
        <w:jc w:val="both"/>
        <w:rPr>
          <w:rFonts w:ascii="Arial" w:hAnsi="Arial" w:cs="Arial"/>
          <w:szCs w:val="22"/>
          <w:lang w:val="es-BO"/>
        </w:rPr>
      </w:pPr>
      <w:r w:rsidRPr="00A576F3">
        <w:rPr>
          <w:rFonts w:ascii="Arial" w:hAnsi="Arial" w:cs="Arial"/>
          <w:szCs w:val="22"/>
          <w:lang w:val="es-BO"/>
        </w:rPr>
        <w:t>Docker es una plataforma de código abierto que automatiza el despliegue de aplicaciones dentro de contenedores de software. Los contenedores permiten que una aplicación y todas sus dependencias se empaqueten de manera aislada y se ejecuten en cualquier entorno, garantizando la consistencia y eliminando las diferencias entre los sistemas de desarrollo, prueba y producción. (</w:t>
      </w:r>
      <w:proofErr w:type="spellStart"/>
      <w:r w:rsidRPr="00A576F3">
        <w:rPr>
          <w:rFonts w:ascii="Arial" w:hAnsi="Arial" w:cs="Arial"/>
          <w:szCs w:val="22"/>
          <w:lang w:val="es-BO"/>
        </w:rPr>
        <w:t>Poulton</w:t>
      </w:r>
      <w:proofErr w:type="spellEnd"/>
      <w:r w:rsidRPr="00A576F3">
        <w:rPr>
          <w:rFonts w:ascii="Arial" w:hAnsi="Arial" w:cs="Arial"/>
          <w:szCs w:val="22"/>
          <w:lang w:val="es-BO"/>
        </w:rPr>
        <w:t>,</w:t>
      </w:r>
      <w:r w:rsidR="0036225B">
        <w:rPr>
          <w:rFonts w:ascii="Arial" w:hAnsi="Arial" w:cs="Arial"/>
          <w:szCs w:val="22"/>
          <w:lang w:val="es-BO"/>
        </w:rPr>
        <w:t xml:space="preserve"> </w:t>
      </w:r>
      <w:r w:rsidRPr="00A576F3">
        <w:rPr>
          <w:rFonts w:ascii="Arial" w:hAnsi="Arial" w:cs="Arial"/>
          <w:szCs w:val="22"/>
          <w:lang w:val="es-BO"/>
        </w:rPr>
        <w:t>2018)</w:t>
      </w:r>
    </w:p>
    <w:p w14:paraId="3FC5C591" w14:textId="77777777" w:rsidR="002C306A" w:rsidRPr="00A576F3" w:rsidRDefault="002C306A" w:rsidP="0005402C">
      <w:pPr>
        <w:spacing w:before="240"/>
        <w:jc w:val="both"/>
        <w:rPr>
          <w:rFonts w:ascii="Arial" w:hAnsi="Arial" w:cs="Arial"/>
          <w:szCs w:val="22"/>
          <w:lang w:val="es-BO"/>
        </w:rPr>
      </w:pPr>
      <w:r w:rsidRPr="00A576F3">
        <w:rPr>
          <w:rFonts w:ascii="Arial" w:hAnsi="Arial" w:cs="Arial"/>
          <w:szCs w:val="22"/>
          <w:lang w:val="es-BO"/>
        </w:rPr>
        <w:lastRenderedPageBreak/>
        <w:t xml:space="preserve">Docker es una plataforma de código abierto que permite empaquetar, distribuir y ejecutar aplicaciones dentro de contenedores. Estos contenedores son entornos ligeros y portátiles que incluyen todo lo necesario para ejecutar una aplicación, como código, bibliotecas, dependencias y configuraciones. </w:t>
      </w:r>
    </w:p>
    <w:p w14:paraId="278F3411" w14:textId="0D9FA906" w:rsidR="002C306A" w:rsidRPr="00A576F3" w:rsidRDefault="002C306A" w:rsidP="0005402C">
      <w:pPr>
        <w:spacing w:before="240"/>
        <w:jc w:val="both"/>
        <w:rPr>
          <w:rFonts w:ascii="Arial" w:hAnsi="Arial" w:cs="Arial"/>
          <w:szCs w:val="22"/>
          <w:lang w:val="es-BO"/>
        </w:rPr>
      </w:pPr>
      <w:r w:rsidRPr="00A576F3">
        <w:rPr>
          <w:rFonts w:ascii="Arial" w:hAnsi="Arial" w:cs="Arial"/>
          <w:szCs w:val="22"/>
          <w:lang w:val="es-BO"/>
        </w:rPr>
        <w:t>Algunas características clave de Docker incluyen:</w:t>
      </w:r>
    </w:p>
    <w:p w14:paraId="3BCD437F" w14:textId="77777777" w:rsidR="002C306A" w:rsidRPr="00A576F3" w:rsidRDefault="002C306A" w:rsidP="0005402C">
      <w:pPr>
        <w:numPr>
          <w:ilvl w:val="0"/>
          <w:numId w:val="20"/>
        </w:numPr>
        <w:spacing w:before="240"/>
        <w:jc w:val="both"/>
        <w:rPr>
          <w:rFonts w:ascii="Arial" w:hAnsi="Arial" w:cs="Arial"/>
          <w:szCs w:val="22"/>
          <w:lang w:val="es-BO"/>
        </w:rPr>
      </w:pPr>
      <w:r w:rsidRPr="00A576F3">
        <w:rPr>
          <w:rFonts w:ascii="Arial" w:hAnsi="Arial" w:cs="Arial"/>
          <w:b/>
          <w:bCs/>
          <w:szCs w:val="22"/>
          <w:lang w:val="es-BO"/>
        </w:rPr>
        <w:t>Portabilidad:</w:t>
      </w:r>
      <w:r w:rsidRPr="00A576F3">
        <w:rPr>
          <w:rFonts w:ascii="Arial" w:hAnsi="Arial" w:cs="Arial"/>
          <w:szCs w:val="22"/>
          <w:lang w:val="es-BO"/>
        </w:rPr>
        <w:t xml:space="preserve"> Los contenedores Docker son independientes del entorno en el que se ejecutan, lo que significa que una aplicación empaquetada en un contenedor Docker funcionará de la misma manera en cualquier entorno compatible con Docker.</w:t>
      </w:r>
    </w:p>
    <w:p w14:paraId="4CA33860" w14:textId="77777777" w:rsidR="002C306A" w:rsidRPr="00A576F3" w:rsidRDefault="002C306A" w:rsidP="0005402C">
      <w:pPr>
        <w:numPr>
          <w:ilvl w:val="0"/>
          <w:numId w:val="20"/>
        </w:numPr>
        <w:spacing w:before="240"/>
        <w:jc w:val="both"/>
        <w:rPr>
          <w:rFonts w:ascii="Arial" w:hAnsi="Arial" w:cs="Arial"/>
          <w:szCs w:val="22"/>
          <w:lang w:val="es-BO"/>
        </w:rPr>
      </w:pPr>
      <w:r w:rsidRPr="00A576F3">
        <w:rPr>
          <w:rFonts w:ascii="Arial" w:hAnsi="Arial" w:cs="Arial"/>
          <w:b/>
          <w:bCs/>
          <w:szCs w:val="22"/>
          <w:lang w:val="es-BO"/>
        </w:rPr>
        <w:t>Eficiencia:</w:t>
      </w:r>
      <w:r w:rsidRPr="00A576F3">
        <w:rPr>
          <w:rFonts w:ascii="Arial" w:hAnsi="Arial" w:cs="Arial"/>
          <w:szCs w:val="22"/>
          <w:lang w:val="es-BO"/>
        </w:rPr>
        <w:t xml:space="preserve"> Los contenedores Docker comparten el mismo </w:t>
      </w:r>
      <w:proofErr w:type="spellStart"/>
      <w:r w:rsidRPr="00A576F3">
        <w:rPr>
          <w:rFonts w:ascii="Arial" w:hAnsi="Arial" w:cs="Arial"/>
          <w:szCs w:val="22"/>
          <w:lang w:val="es-BO"/>
        </w:rPr>
        <w:t>kernel</w:t>
      </w:r>
      <w:proofErr w:type="spellEnd"/>
      <w:r w:rsidRPr="00A576F3">
        <w:rPr>
          <w:rFonts w:ascii="Arial" w:hAnsi="Arial" w:cs="Arial"/>
          <w:szCs w:val="22"/>
          <w:lang w:val="es-BO"/>
        </w:rPr>
        <w:t xml:space="preserve"> del sistema operativo, lo que los hace mucho más eficientes en términos de uso de recursos en comparación con las máquinas virtuales tradicionales. </w:t>
      </w:r>
    </w:p>
    <w:p w14:paraId="2CB6A187" w14:textId="77777777" w:rsidR="002C306A" w:rsidRPr="00A576F3" w:rsidRDefault="002C306A" w:rsidP="0005402C">
      <w:pPr>
        <w:numPr>
          <w:ilvl w:val="0"/>
          <w:numId w:val="20"/>
        </w:numPr>
        <w:spacing w:before="240"/>
        <w:jc w:val="both"/>
        <w:rPr>
          <w:rFonts w:ascii="Arial" w:hAnsi="Arial" w:cs="Arial"/>
          <w:szCs w:val="22"/>
          <w:lang w:val="es-BO"/>
        </w:rPr>
      </w:pPr>
      <w:r w:rsidRPr="00A576F3">
        <w:rPr>
          <w:rFonts w:ascii="Arial" w:hAnsi="Arial" w:cs="Arial"/>
          <w:b/>
          <w:bCs/>
          <w:szCs w:val="22"/>
          <w:lang w:val="es-BO"/>
        </w:rPr>
        <w:t>Aislamiento:</w:t>
      </w:r>
      <w:r w:rsidRPr="00A576F3">
        <w:rPr>
          <w:rFonts w:ascii="Arial" w:hAnsi="Arial" w:cs="Arial"/>
          <w:szCs w:val="22"/>
          <w:lang w:val="es-BO"/>
        </w:rPr>
        <w:t xml:space="preserve"> Docker utiliza el aislamiento de recursos del </w:t>
      </w:r>
      <w:proofErr w:type="spellStart"/>
      <w:r w:rsidRPr="00A576F3">
        <w:rPr>
          <w:rFonts w:ascii="Arial" w:hAnsi="Arial" w:cs="Arial"/>
          <w:szCs w:val="22"/>
          <w:lang w:val="es-BO"/>
        </w:rPr>
        <w:t>kernel</w:t>
      </w:r>
      <w:proofErr w:type="spellEnd"/>
      <w:r w:rsidRPr="00A576F3">
        <w:rPr>
          <w:rFonts w:ascii="Arial" w:hAnsi="Arial" w:cs="Arial"/>
          <w:szCs w:val="22"/>
          <w:lang w:val="es-BO"/>
        </w:rPr>
        <w:t xml:space="preserve"> de Linux para garantizar que los contenedores sean independientes unos de otros y no interfieran entre sí.</w:t>
      </w:r>
    </w:p>
    <w:p w14:paraId="68779D2C" w14:textId="77777777" w:rsidR="00F953FE" w:rsidRPr="00A576F3" w:rsidRDefault="002C306A" w:rsidP="0005402C">
      <w:pPr>
        <w:numPr>
          <w:ilvl w:val="0"/>
          <w:numId w:val="20"/>
        </w:numPr>
        <w:spacing w:before="240"/>
        <w:jc w:val="both"/>
        <w:rPr>
          <w:rFonts w:ascii="Arial" w:hAnsi="Arial" w:cs="Arial"/>
          <w:szCs w:val="22"/>
          <w:lang w:val="es-BO"/>
        </w:rPr>
      </w:pPr>
      <w:r w:rsidRPr="00A576F3">
        <w:rPr>
          <w:rFonts w:ascii="Arial" w:hAnsi="Arial" w:cs="Arial"/>
          <w:b/>
          <w:bCs/>
          <w:szCs w:val="22"/>
          <w:lang w:val="es-BO"/>
        </w:rPr>
        <w:t>Escalabilidad:</w:t>
      </w:r>
      <w:r w:rsidRPr="00A576F3">
        <w:rPr>
          <w:rFonts w:ascii="Arial" w:hAnsi="Arial" w:cs="Arial"/>
          <w:szCs w:val="22"/>
          <w:lang w:val="es-BO"/>
        </w:rPr>
        <w:t xml:space="preserve"> Docker facilita la creación y gestión de aplicaciones escalables mediante la definición de servicios y la ejecución de múltiples instancias de contenedores.</w:t>
      </w:r>
    </w:p>
    <w:p w14:paraId="33E1FAFD" w14:textId="5D8306C6" w:rsidR="00F953FE" w:rsidRPr="00A576F3" w:rsidRDefault="005633E7" w:rsidP="0005402C">
      <w:pPr>
        <w:pStyle w:val="Ttulo3"/>
        <w:rPr>
          <w:rFonts w:ascii="Arial" w:hAnsi="Arial"/>
          <w:sz w:val="22"/>
          <w:szCs w:val="22"/>
        </w:rPr>
      </w:pPr>
      <w:bookmarkStart w:id="59" w:name="_Toc167227179"/>
      <w:bookmarkStart w:id="60" w:name="_Toc176812689"/>
      <w:r>
        <w:rPr>
          <w:rFonts w:ascii="Arial" w:hAnsi="Arial"/>
          <w:sz w:val="22"/>
          <w:szCs w:val="22"/>
        </w:rPr>
        <w:t>1</w:t>
      </w:r>
      <w:r w:rsidR="00F953FE" w:rsidRPr="00A576F3">
        <w:rPr>
          <w:rFonts w:ascii="Arial" w:hAnsi="Arial"/>
          <w:sz w:val="22"/>
          <w:szCs w:val="22"/>
        </w:rPr>
        <w:t>.7.2. Postman</w:t>
      </w:r>
      <w:bookmarkEnd w:id="59"/>
      <w:bookmarkEnd w:id="60"/>
    </w:p>
    <w:p w14:paraId="4CFA861E" w14:textId="39B76315" w:rsidR="00EE2D22" w:rsidRPr="00A576F3" w:rsidRDefault="00A576F3" w:rsidP="0005402C">
      <w:pPr>
        <w:spacing w:before="240"/>
        <w:rPr>
          <w:rFonts w:ascii="Arial" w:hAnsi="Arial" w:cs="Arial"/>
          <w:u w:val="single"/>
          <w:lang w:val="es-ES"/>
        </w:rPr>
      </w:pPr>
      <w:r w:rsidRPr="00A576F3">
        <w:rPr>
          <w:rFonts w:ascii="Arial" w:hAnsi="Arial" w:cs="Arial"/>
          <w:lang w:val="es-ES"/>
        </w:rPr>
        <w:t xml:space="preserve">Postman es una herramienta utilizada por desarrolladores de software para probar, desarrollar y documentar </w:t>
      </w:r>
      <w:proofErr w:type="spellStart"/>
      <w:r w:rsidRPr="00A576F3">
        <w:rPr>
          <w:rFonts w:ascii="Arial" w:hAnsi="Arial" w:cs="Arial"/>
          <w:lang w:val="es-ES"/>
        </w:rPr>
        <w:t>APIs</w:t>
      </w:r>
      <w:proofErr w:type="spellEnd"/>
      <w:r w:rsidRPr="00A576F3">
        <w:rPr>
          <w:rFonts w:ascii="Arial" w:hAnsi="Arial" w:cs="Arial"/>
          <w:lang w:val="es-ES"/>
        </w:rPr>
        <w:t xml:space="preserve"> (</w:t>
      </w:r>
      <w:proofErr w:type="spellStart"/>
      <w:r w:rsidRPr="00A576F3">
        <w:rPr>
          <w:rFonts w:ascii="Arial" w:hAnsi="Arial" w:cs="Arial"/>
          <w:lang w:val="es-ES"/>
        </w:rPr>
        <w:t>Application</w:t>
      </w:r>
      <w:proofErr w:type="spellEnd"/>
      <w:r w:rsidRPr="00A576F3">
        <w:rPr>
          <w:rFonts w:ascii="Arial" w:hAnsi="Arial" w:cs="Arial"/>
          <w:lang w:val="es-ES"/>
        </w:rPr>
        <w:t xml:space="preserve"> </w:t>
      </w:r>
      <w:proofErr w:type="spellStart"/>
      <w:r w:rsidRPr="00A576F3">
        <w:rPr>
          <w:rFonts w:ascii="Arial" w:hAnsi="Arial" w:cs="Arial"/>
          <w:lang w:val="es-ES"/>
        </w:rPr>
        <w:t>Programming</w:t>
      </w:r>
      <w:proofErr w:type="spellEnd"/>
      <w:r w:rsidRPr="00A576F3">
        <w:rPr>
          <w:rFonts w:ascii="Arial" w:hAnsi="Arial" w:cs="Arial"/>
          <w:lang w:val="es-ES"/>
        </w:rPr>
        <w:t xml:space="preserve"> Interfaces). Proporciona una interfaz gráfica de usuario que facilita la creación y el envío de solicitudes HTTP a servidores, permitiendo a los usuarios interactuar con las </w:t>
      </w:r>
      <w:proofErr w:type="spellStart"/>
      <w:r w:rsidRPr="00A576F3">
        <w:rPr>
          <w:rFonts w:ascii="Arial" w:hAnsi="Arial" w:cs="Arial"/>
          <w:lang w:val="es-ES"/>
        </w:rPr>
        <w:t>APIs</w:t>
      </w:r>
      <w:proofErr w:type="spellEnd"/>
      <w:r w:rsidRPr="00A576F3">
        <w:rPr>
          <w:rFonts w:ascii="Arial" w:hAnsi="Arial" w:cs="Arial"/>
          <w:lang w:val="es-ES"/>
        </w:rPr>
        <w:t xml:space="preserve"> de manera más eficiente y sin necesidad de escribir código adicional para las pruebas.</w:t>
      </w:r>
    </w:p>
    <w:p w14:paraId="23254057" w14:textId="06A7D198" w:rsidR="001F0CAE" w:rsidRPr="00A576F3" w:rsidRDefault="005633E7" w:rsidP="0005402C">
      <w:pPr>
        <w:pStyle w:val="Ttulo3"/>
        <w:rPr>
          <w:rFonts w:ascii="Arial" w:hAnsi="Arial"/>
          <w:sz w:val="22"/>
          <w:szCs w:val="22"/>
        </w:rPr>
      </w:pPr>
      <w:bookmarkStart w:id="61" w:name="_Toc167227180"/>
      <w:bookmarkStart w:id="62" w:name="_Toc176812690"/>
      <w:r>
        <w:rPr>
          <w:rFonts w:ascii="Arial" w:hAnsi="Arial"/>
          <w:sz w:val="22"/>
          <w:szCs w:val="22"/>
        </w:rPr>
        <w:lastRenderedPageBreak/>
        <w:t>1</w:t>
      </w:r>
      <w:r w:rsidR="00C32B06" w:rsidRPr="00A576F3">
        <w:rPr>
          <w:rFonts w:ascii="Arial" w:hAnsi="Arial"/>
          <w:sz w:val="22"/>
          <w:szCs w:val="22"/>
        </w:rPr>
        <w:t>.7.</w:t>
      </w:r>
      <w:r w:rsidR="00F953FE" w:rsidRPr="00A576F3">
        <w:rPr>
          <w:rFonts w:ascii="Arial" w:hAnsi="Arial"/>
          <w:sz w:val="22"/>
          <w:szCs w:val="22"/>
        </w:rPr>
        <w:t>3</w:t>
      </w:r>
      <w:r w:rsidR="00C32B06" w:rsidRPr="00A576F3">
        <w:rPr>
          <w:rFonts w:ascii="Arial" w:hAnsi="Arial"/>
          <w:sz w:val="22"/>
          <w:szCs w:val="22"/>
        </w:rPr>
        <w:t xml:space="preserve">. </w:t>
      </w:r>
      <w:r w:rsidR="001960D0" w:rsidRPr="00A576F3">
        <w:rPr>
          <w:rFonts w:ascii="Arial" w:hAnsi="Arial"/>
          <w:sz w:val="22"/>
          <w:szCs w:val="22"/>
        </w:rPr>
        <w:t>Visual Studio Code</w:t>
      </w:r>
      <w:bookmarkEnd w:id="61"/>
      <w:bookmarkEnd w:id="62"/>
    </w:p>
    <w:p w14:paraId="484B5F40" w14:textId="6705C0DB" w:rsidR="000D122C" w:rsidRPr="00A576F3" w:rsidRDefault="000D122C" w:rsidP="0005402C">
      <w:pPr>
        <w:spacing w:before="240"/>
        <w:jc w:val="both"/>
        <w:rPr>
          <w:rFonts w:ascii="Arial" w:hAnsi="Arial" w:cs="Arial"/>
          <w:szCs w:val="22"/>
          <w:lang w:val="es-BO"/>
        </w:rPr>
      </w:pPr>
      <w:r w:rsidRPr="00A576F3">
        <w:rPr>
          <w:rFonts w:ascii="Arial" w:hAnsi="Arial" w:cs="Arial"/>
          <w:szCs w:val="22"/>
          <w:lang w:val="es-BO"/>
        </w:rPr>
        <w:t>Visual Studio Code es un editor de código fuente desarrollado por Microsoft que ofrece una amplia gama de características para facilitar la escritura y edición de código en varios lenguajes de programación. Algunas de sus características principales incluyen resaltado de sintaxis, completado automático de código, depuración integrada, control de versiones con Git, extensiones personalizables y una interfaz de usuario moderna y altamente personalizable. (Johnson ,2015)</w:t>
      </w:r>
    </w:p>
    <w:p w14:paraId="55DE9CF1" w14:textId="77777777" w:rsidR="00D12C51" w:rsidRPr="00A576F3" w:rsidRDefault="00D12C51" w:rsidP="0005402C">
      <w:pPr>
        <w:spacing w:before="240"/>
        <w:jc w:val="both"/>
        <w:rPr>
          <w:rFonts w:ascii="Arial" w:hAnsi="Arial" w:cs="Arial"/>
          <w:szCs w:val="22"/>
          <w:lang w:val="es-BO"/>
        </w:rPr>
      </w:pPr>
      <w:r w:rsidRPr="00A576F3">
        <w:rPr>
          <w:rFonts w:ascii="Arial" w:hAnsi="Arial" w:cs="Arial"/>
          <w:szCs w:val="22"/>
          <w:lang w:val="es-BO"/>
        </w:rPr>
        <w:t>Visual Studio Code es un editor de código fuente desarrollado por Microsoft que se destaca por su eficiencia, flexibilidad y amplia gama de características diseñadas.</w:t>
      </w:r>
    </w:p>
    <w:p w14:paraId="58379D78" w14:textId="77777777" w:rsidR="00D12C51" w:rsidRPr="00A576F3" w:rsidRDefault="00D12C51" w:rsidP="0005402C">
      <w:pPr>
        <w:spacing w:before="240"/>
        <w:jc w:val="both"/>
        <w:rPr>
          <w:rFonts w:ascii="Arial" w:hAnsi="Arial" w:cs="Arial"/>
          <w:szCs w:val="22"/>
          <w:lang w:val="es-BO"/>
        </w:rPr>
      </w:pPr>
      <w:r w:rsidRPr="00A576F3">
        <w:rPr>
          <w:rFonts w:ascii="Arial" w:hAnsi="Arial" w:cs="Arial"/>
          <w:szCs w:val="22"/>
          <w:lang w:val="es-BO"/>
        </w:rPr>
        <w:t>Algunas de sus características principales incluyen:</w:t>
      </w:r>
    </w:p>
    <w:p w14:paraId="68A0EF37" w14:textId="77777777" w:rsidR="00D12C51" w:rsidRPr="00A576F3" w:rsidRDefault="00D12C51" w:rsidP="0005402C">
      <w:pPr>
        <w:numPr>
          <w:ilvl w:val="0"/>
          <w:numId w:val="21"/>
        </w:numPr>
        <w:spacing w:before="240"/>
        <w:jc w:val="both"/>
        <w:rPr>
          <w:rFonts w:ascii="Arial" w:hAnsi="Arial" w:cs="Arial"/>
          <w:szCs w:val="22"/>
          <w:lang w:val="es-BO"/>
        </w:rPr>
      </w:pPr>
      <w:r w:rsidRPr="00A576F3">
        <w:rPr>
          <w:rFonts w:ascii="Arial" w:hAnsi="Arial" w:cs="Arial"/>
          <w:szCs w:val="22"/>
          <w:lang w:val="es-BO"/>
        </w:rPr>
        <w:t>Visual Studio Code ofrece una interfaz de usuario minimalista y altamente personalizable.</w:t>
      </w:r>
    </w:p>
    <w:p w14:paraId="0105FD08" w14:textId="77777777" w:rsidR="00D12C51" w:rsidRPr="00A576F3" w:rsidRDefault="00D12C51" w:rsidP="0005402C">
      <w:pPr>
        <w:numPr>
          <w:ilvl w:val="0"/>
          <w:numId w:val="21"/>
        </w:numPr>
        <w:spacing w:before="240"/>
        <w:jc w:val="both"/>
        <w:rPr>
          <w:rFonts w:ascii="Arial" w:hAnsi="Arial" w:cs="Arial"/>
          <w:szCs w:val="22"/>
          <w:lang w:val="es-BO"/>
        </w:rPr>
      </w:pPr>
      <w:r w:rsidRPr="00A576F3">
        <w:rPr>
          <w:rFonts w:ascii="Arial" w:hAnsi="Arial" w:cs="Arial"/>
          <w:szCs w:val="22"/>
          <w:lang w:val="es-BO"/>
        </w:rPr>
        <w:t>El editor es compatible con una variedad de lenguajes de programación populares.</w:t>
      </w:r>
    </w:p>
    <w:p w14:paraId="5DC8CC89" w14:textId="77777777" w:rsidR="00D12C51" w:rsidRPr="00A576F3" w:rsidRDefault="00D12C51" w:rsidP="0005402C">
      <w:pPr>
        <w:numPr>
          <w:ilvl w:val="0"/>
          <w:numId w:val="21"/>
        </w:numPr>
        <w:spacing w:before="240"/>
        <w:jc w:val="both"/>
        <w:rPr>
          <w:rFonts w:ascii="Arial" w:hAnsi="Arial" w:cs="Arial"/>
          <w:szCs w:val="22"/>
          <w:lang w:val="es-BO"/>
        </w:rPr>
      </w:pPr>
      <w:r w:rsidRPr="00A576F3">
        <w:rPr>
          <w:rFonts w:ascii="Arial" w:hAnsi="Arial" w:cs="Arial"/>
          <w:szCs w:val="22"/>
          <w:lang w:val="es-BO"/>
        </w:rPr>
        <w:t>Visual Studio Code resalta la sintaxis del código en tiempo real y ofrece sugerencias de autocompletado para facilitar la escritura de código.</w:t>
      </w:r>
    </w:p>
    <w:p w14:paraId="592E9737" w14:textId="70212F63" w:rsidR="00D12C51" w:rsidRPr="00A576F3" w:rsidRDefault="00D12C51" w:rsidP="0005402C">
      <w:pPr>
        <w:numPr>
          <w:ilvl w:val="0"/>
          <w:numId w:val="21"/>
        </w:numPr>
        <w:spacing w:before="240"/>
        <w:jc w:val="both"/>
        <w:rPr>
          <w:rFonts w:ascii="Arial" w:hAnsi="Arial" w:cs="Arial"/>
          <w:szCs w:val="22"/>
          <w:lang w:val="es-BO"/>
        </w:rPr>
      </w:pPr>
      <w:r w:rsidRPr="00A576F3">
        <w:rPr>
          <w:rFonts w:ascii="Arial" w:hAnsi="Arial" w:cs="Arial"/>
          <w:szCs w:val="22"/>
          <w:lang w:val="es-BO"/>
        </w:rPr>
        <w:t>Integración con Git: Visual Studio Code incluye características de control de versiones integradas que facilitan la gestión de repositorios Git.</w:t>
      </w:r>
    </w:p>
    <w:p w14:paraId="00FB3ABE" w14:textId="6F206AC4" w:rsidR="001F0CAE" w:rsidRPr="00A576F3" w:rsidRDefault="005633E7" w:rsidP="0005402C">
      <w:pPr>
        <w:pStyle w:val="Ttulo2"/>
        <w:rPr>
          <w:rFonts w:ascii="Arial" w:hAnsi="Arial"/>
          <w:sz w:val="22"/>
          <w:szCs w:val="22"/>
        </w:rPr>
      </w:pPr>
      <w:bookmarkStart w:id="63" w:name="_Toc167227181"/>
      <w:bookmarkStart w:id="64" w:name="_Toc176812691"/>
      <w:r>
        <w:rPr>
          <w:rFonts w:ascii="Arial" w:hAnsi="Arial"/>
          <w:sz w:val="22"/>
          <w:szCs w:val="22"/>
        </w:rPr>
        <w:t>1</w:t>
      </w:r>
      <w:r w:rsidR="00C32B06" w:rsidRPr="00A576F3">
        <w:rPr>
          <w:rFonts w:ascii="Arial" w:hAnsi="Arial"/>
          <w:sz w:val="22"/>
          <w:szCs w:val="22"/>
        </w:rPr>
        <w:t xml:space="preserve">.8. </w:t>
      </w:r>
      <w:r w:rsidR="001F0CAE" w:rsidRPr="00A576F3">
        <w:rPr>
          <w:rFonts w:ascii="Arial" w:hAnsi="Arial"/>
          <w:sz w:val="22"/>
          <w:szCs w:val="22"/>
        </w:rPr>
        <w:t>Fundamentos sobre pruebas</w:t>
      </w:r>
      <w:bookmarkEnd w:id="63"/>
      <w:bookmarkEnd w:id="64"/>
    </w:p>
    <w:p w14:paraId="49E25257" w14:textId="77777777" w:rsidR="00182FF6" w:rsidRDefault="00182FF6" w:rsidP="0005402C">
      <w:pPr>
        <w:spacing w:before="240"/>
        <w:jc w:val="both"/>
        <w:rPr>
          <w:rFonts w:ascii="Arial" w:hAnsi="Arial" w:cs="Arial"/>
          <w:szCs w:val="22"/>
          <w:lang w:val="es-BO"/>
        </w:rPr>
      </w:pPr>
    </w:p>
    <w:p w14:paraId="0D428247" w14:textId="228E5868" w:rsidR="0061074E" w:rsidRPr="00A576F3" w:rsidRDefault="0061074E" w:rsidP="0005402C">
      <w:pPr>
        <w:spacing w:before="240"/>
        <w:jc w:val="both"/>
        <w:rPr>
          <w:rFonts w:ascii="Arial" w:hAnsi="Arial" w:cs="Arial"/>
          <w:szCs w:val="22"/>
          <w:lang w:val="es-BO"/>
        </w:rPr>
      </w:pPr>
      <w:r w:rsidRPr="00A576F3">
        <w:rPr>
          <w:rFonts w:ascii="Arial" w:hAnsi="Arial" w:cs="Arial"/>
          <w:szCs w:val="22"/>
          <w:lang w:val="es-BO"/>
        </w:rPr>
        <w:t xml:space="preserve">Las Pruebas de software son un conjunto de procesos con los que se pretende probar un sistema o aplicación en diferentes momentos para comprobar su correcto funcionamiento. Este </w:t>
      </w:r>
      <w:r w:rsidRPr="00A576F3">
        <w:rPr>
          <w:rFonts w:ascii="Arial" w:hAnsi="Arial" w:cs="Arial"/>
          <w:szCs w:val="22"/>
          <w:lang w:val="es-BO"/>
        </w:rPr>
        <w:lastRenderedPageBreak/>
        <w:t xml:space="preserve">tipo de pruebas se usa en cualquier desarrollo de un sistema, desde su creación hasta su producción. Las pruebas se pueden llegar a ejecutar de manera automática, para determinar en cualquier momento si tenemos una aplicación estableo si, por el contrario, un cambio en una parte afecta a otras partes sin que alguien </w:t>
      </w:r>
      <w:r w:rsidR="005D11C5" w:rsidRPr="00A576F3">
        <w:rPr>
          <w:rFonts w:ascii="Arial" w:hAnsi="Arial" w:cs="Arial"/>
          <w:szCs w:val="22"/>
          <w:lang w:val="es-BO"/>
        </w:rPr>
        <w:t xml:space="preserve">pueda darse </w:t>
      </w:r>
      <w:r w:rsidRPr="00A576F3">
        <w:rPr>
          <w:rFonts w:ascii="Arial" w:hAnsi="Arial" w:cs="Arial"/>
          <w:szCs w:val="22"/>
          <w:lang w:val="es-BO"/>
        </w:rPr>
        <w:t xml:space="preserve">cuenta. (turrado, </w:t>
      </w:r>
      <w:r w:rsidR="005D11C5" w:rsidRPr="00A576F3">
        <w:rPr>
          <w:rFonts w:ascii="Arial" w:hAnsi="Arial" w:cs="Arial"/>
          <w:szCs w:val="22"/>
          <w:lang w:val="es-BO"/>
        </w:rPr>
        <w:t>s/f</w:t>
      </w:r>
      <w:r w:rsidR="007D38B6">
        <w:rPr>
          <w:rFonts w:ascii="Arial" w:hAnsi="Arial" w:cs="Arial"/>
          <w:szCs w:val="22"/>
          <w:lang w:val="es-BO"/>
        </w:rPr>
        <w:t>.</w:t>
      </w:r>
      <w:r w:rsidRPr="00A576F3">
        <w:rPr>
          <w:rFonts w:ascii="Arial" w:hAnsi="Arial" w:cs="Arial"/>
          <w:szCs w:val="22"/>
          <w:lang w:val="es-BO"/>
        </w:rPr>
        <w:t>)</w:t>
      </w:r>
    </w:p>
    <w:p w14:paraId="6482A8E7" w14:textId="29E475C6" w:rsidR="0061074E" w:rsidRPr="00A576F3" w:rsidRDefault="0061074E" w:rsidP="0005402C">
      <w:pPr>
        <w:spacing w:before="240"/>
        <w:jc w:val="both"/>
        <w:rPr>
          <w:rFonts w:ascii="Arial" w:hAnsi="Arial" w:cs="Arial"/>
          <w:szCs w:val="22"/>
          <w:lang w:val="es-BO"/>
        </w:rPr>
      </w:pPr>
      <w:r w:rsidRPr="00A576F3">
        <w:rPr>
          <w:rFonts w:ascii="Arial" w:hAnsi="Arial" w:cs="Arial"/>
          <w:szCs w:val="22"/>
          <w:lang w:val="es-BO"/>
        </w:rPr>
        <w:t xml:space="preserve">Las pruebas de </w:t>
      </w:r>
      <w:r w:rsidR="005D11C5" w:rsidRPr="00A576F3">
        <w:rPr>
          <w:rFonts w:ascii="Arial" w:hAnsi="Arial" w:cs="Arial"/>
          <w:szCs w:val="22"/>
          <w:lang w:val="es-BO"/>
        </w:rPr>
        <w:t xml:space="preserve">software son </w:t>
      </w:r>
      <w:r w:rsidRPr="00A576F3">
        <w:rPr>
          <w:rFonts w:ascii="Arial" w:hAnsi="Arial" w:cs="Arial"/>
          <w:szCs w:val="22"/>
          <w:lang w:val="es-BO"/>
        </w:rPr>
        <w:t xml:space="preserve">las investigaciones empíricas y técnicas cuyo objetivo es proporcionar información objetiva e independiente sobre la calidad del producto </w:t>
      </w:r>
      <w:r w:rsidR="004A136E" w:rsidRPr="00A576F3">
        <w:rPr>
          <w:rFonts w:ascii="Arial" w:hAnsi="Arial" w:cs="Arial"/>
          <w:szCs w:val="22"/>
          <w:lang w:val="es-BO"/>
        </w:rPr>
        <w:t>al parte interesado</w:t>
      </w:r>
      <w:r w:rsidRPr="00A576F3">
        <w:rPr>
          <w:rFonts w:ascii="Arial" w:hAnsi="Arial" w:cs="Arial"/>
          <w:szCs w:val="22"/>
          <w:lang w:val="es-BO"/>
        </w:rPr>
        <w:t>. Es una actividad más en el proceso de control de calidad. (Wikipedia, 27/</w:t>
      </w:r>
      <w:r w:rsidR="005633E7">
        <w:rPr>
          <w:rFonts w:ascii="Arial" w:hAnsi="Arial" w:cs="Arial"/>
          <w:szCs w:val="22"/>
          <w:lang w:val="es-BO"/>
        </w:rPr>
        <w:t>10</w:t>
      </w:r>
      <w:r w:rsidRPr="00A576F3">
        <w:rPr>
          <w:rFonts w:ascii="Arial" w:hAnsi="Arial" w:cs="Arial"/>
          <w:szCs w:val="22"/>
          <w:lang w:val="es-BO"/>
        </w:rPr>
        <w:t>/2018)</w:t>
      </w:r>
    </w:p>
    <w:p w14:paraId="61E4A822" w14:textId="22253919" w:rsidR="0061074E" w:rsidRPr="00A576F3" w:rsidRDefault="0061074E" w:rsidP="0005402C">
      <w:pPr>
        <w:spacing w:before="240"/>
        <w:jc w:val="both"/>
        <w:rPr>
          <w:rFonts w:ascii="Arial" w:hAnsi="Arial" w:cs="Arial"/>
          <w:szCs w:val="22"/>
          <w:lang w:val="es-BO"/>
        </w:rPr>
      </w:pPr>
      <w:r w:rsidRPr="00A576F3">
        <w:rPr>
          <w:rFonts w:ascii="Arial" w:hAnsi="Arial" w:cs="Arial"/>
          <w:szCs w:val="22"/>
          <w:lang w:val="es-BO"/>
        </w:rPr>
        <w:t xml:space="preserve">En los tipos de pruebas más comunes se tiene a: </w:t>
      </w:r>
    </w:p>
    <w:p w14:paraId="503F47BE" w14:textId="090C2876" w:rsidR="0061074E" w:rsidRPr="00A576F3" w:rsidRDefault="0061074E" w:rsidP="0005402C">
      <w:pPr>
        <w:spacing w:before="240"/>
        <w:jc w:val="both"/>
        <w:rPr>
          <w:rFonts w:ascii="Arial" w:hAnsi="Arial" w:cs="Arial"/>
          <w:szCs w:val="22"/>
          <w:lang w:val="es-BO"/>
        </w:rPr>
      </w:pPr>
      <w:r w:rsidRPr="00A576F3">
        <w:rPr>
          <w:rFonts w:ascii="Arial" w:hAnsi="Arial" w:cs="Arial"/>
          <w:szCs w:val="22"/>
          <w:lang w:val="es-BO"/>
        </w:rPr>
        <w:t xml:space="preserve">Pruebas unitarias o </w:t>
      </w:r>
      <w:proofErr w:type="spellStart"/>
      <w:r w:rsidRPr="00A576F3">
        <w:rPr>
          <w:rFonts w:ascii="Arial" w:hAnsi="Arial" w:cs="Arial"/>
          <w:szCs w:val="22"/>
          <w:lang w:val="es-BO"/>
        </w:rPr>
        <w:t>unit</w:t>
      </w:r>
      <w:proofErr w:type="spellEnd"/>
      <w:r w:rsidRPr="00A576F3">
        <w:rPr>
          <w:rFonts w:ascii="Arial" w:hAnsi="Arial" w:cs="Arial"/>
          <w:szCs w:val="22"/>
          <w:lang w:val="es-BO"/>
        </w:rPr>
        <w:t xml:space="preserve"> </w:t>
      </w:r>
      <w:proofErr w:type="spellStart"/>
      <w:r w:rsidRPr="00A576F3">
        <w:rPr>
          <w:rFonts w:ascii="Arial" w:hAnsi="Arial" w:cs="Arial"/>
          <w:szCs w:val="22"/>
          <w:lang w:val="es-BO"/>
        </w:rPr>
        <w:t>testing</w:t>
      </w:r>
      <w:proofErr w:type="spellEnd"/>
    </w:p>
    <w:p w14:paraId="4F22C5B0" w14:textId="31E4A48C" w:rsidR="0061074E" w:rsidRPr="00A576F3" w:rsidRDefault="0061074E" w:rsidP="0005402C">
      <w:pPr>
        <w:numPr>
          <w:ilvl w:val="0"/>
          <w:numId w:val="16"/>
        </w:numPr>
        <w:spacing w:before="240"/>
        <w:jc w:val="both"/>
        <w:rPr>
          <w:rFonts w:ascii="Arial" w:hAnsi="Arial" w:cs="Arial"/>
          <w:szCs w:val="22"/>
          <w:lang w:val="es-BO"/>
        </w:rPr>
      </w:pPr>
      <w:r w:rsidRPr="00A576F3">
        <w:rPr>
          <w:rFonts w:ascii="Arial" w:hAnsi="Arial" w:cs="Arial"/>
          <w:szCs w:val="22"/>
          <w:lang w:val="es-BO"/>
        </w:rPr>
        <w:t>Pruebas de integración</w:t>
      </w:r>
    </w:p>
    <w:p w14:paraId="13842722" w14:textId="557133E3" w:rsidR="0061074E" w:rsidRPr="00A576F3" w:rsidRDefault="0061074E" w:rsidP="0005402C">
      <w:pPr>
        <w:numPr>
          <w:ilvl w:val="0"/>
          <w:numId w:val="16"/>
        </w:numPr>
        <w:spacing w:before="240"/>
        <w:jc w:val="both"/>
        <w:rPr>
          <w:rFonts w:ascii="Arial" w:hAnsi="Arial" w:cs="Arial"/>
          <w:szCs w:val="22"/>
          <w:lang w:val="es-BO"/>
        </w:rPr>
      </w:pPr>
      <w:r w:rsidRPr="00A576F3">
        <w:rPr>
          <w:rFonts w:ascii="Arial" w:hAnsi="Arial" w:cs="Arial"/>
          <w:szCs w:val="22"/>
          <w:lang w:val="es-BO"/>
        </w:rPr>
        <w:t>Pruebas funcionales</w:t>
      </w:r>
    </w:p>
    <w:p w14:paraId="1110D7AA" w14:textId="3D4686AD" w:rsidR="0061074E" w:rsidRPr="00A576F3" w:rsidRDefault="0061074E" w:rsidP="0005402C">
      <w:pPr>
        <w:numPr>
          <w:ilvl w:val="0"/>
          <w:numId w:val="16"/>
        </w:numPr>
        <w:spacing w:before="240"/>
        <w:jc w:val="both"/>
        <w:rPr>
          <w:rFonts w:ascii="Arial" w:hAnsi="Arial" w:cs="Arial"/>
          <w:szCs w:val="22"/>
          <w:lang w:val="es-BO"/>
        </w:rPr>
      </w:pPr>
      <w:r w:rsidRPr="00A576F3">
        <w:rPr>
          <w:rFonts w:ascii="Arial" w:hAnsi="Arial" w:cs="Arial"/>
          <w:szCs w:val="22"/>
          <w:lang w:val="es-BO"/>
        </w:rPr>
        <w:t>Pruebas de aceptación</w:t>
      </w:r>
    </w:p>
    <w:p w14:paraId="63397913" w14:textId="2564FFEF" w:rsidR="0061074E" w:rsidRPr="00A576F3" w:rsidRDefault="0061074E" w:rsidP="0005402C">
      <w:pPr>
        <w:numPr>
          <w:ilvl w:val="0"/>
          <w:numId w:val="16"/>
        </w:numPr>
        <w:spacing w:before="240"/>
        <w:jc w:val="both"/>
        <w:rPr>
          <w:rFonts w:ascii="Arial" w:hAnsi="Arial" w:cs="Arial"/>
          <w:szCs w:val="22"/>
          <w:lang w:val="es-BO"/>
        </w:rPr>
      </w:pPr>
      <w:r w:rsidRPr="00A576F3">
        <w:rPr>
          <w:rFonts w:ascii="Arial" w:hAnsi="Arial" w:cs="Arial"/>
          <w:szCs w:val="22"/>
          <w:lang w:val="es-BO"/>
        </w:rPr>
        <w:t>Pruebas de rendimiento</w:t>
      </w:r>
    </w:p>
    <w:p w14:paraId="6605246C" w14:textId="5D17EF56" w:rsidR="0061074E" w:rsidRPr="00A576F3" w:rsidRDefault="0061074E" w:rsidP="0005402C">
      <w:pPr>
        <w:numPr>
          <w:ilvl w:val="0"/>
          <w:numId w:val="16"/>
        </w:numPr>
        <w:spacing w:before="240"/>
        <w:jc w:val="both"/>
        <w:rPr>
          <w:rFonts w:ascii="Arial" w:hAnsi="Arial" w:cs="Arial"/>
          <w:szCs w:val="22"/>
          <w:lang w:val="es-BO"/>
        </w:rPr>
      </w:pPr>
      <w:r w:rsidRPr="00A576F3">
        <w:rPr>
          <w:rFonts w:ascii="Arial" w:hAnsi="Arial" w:cs="Arial"/>
          <w:szCs w:val="22"/>
          <w:lang w:val="es-BO"/>
        </w:rPr>
        <w:t>Pruebas de estrés</w:t>
      </w:r>
    </w:p>
    <w:p w14:paraId="05E84F92" w14:textId="1E69DEDC" w:rsidR="0061074E" w:rsidRPr="00A576F3" w:rsidRDefault="0061074E" w:rsidP="0005402C">
      <w:pPr>
        <w:numPr>
          <w:ilvl w:val="0"/>
          <w:numId w:val="16"/>
        </w:numPr>
        <w:spacing w:before="240"/>
        <w:jc w:val="both"/>
        <w:rPr>
          <w:rFonts w:ascii="Arial" w:hAnsi="Arial" w:cs="Arial"/>
          <w:szCs w:val="22"/>
          <w:lang w:val="es-BO"/>
        </w:rPr>
      </w:pPr>
      <w:r w:rsidRPr="00A576F3">
        <w:rPr>
          <w:rFonts w:ascii="Arial" w:hAnsi="Arial" w:cs="Arial"/>
          <w:szCs w:val="22"/>
          <w:lang w:val="es-BO"/>
        </w:rPr>
        <w:t>Pruebas de regresión</w:t>
      </w:r>
    </w:p>
    <w:p w14:paraId="728C42B4" w14:textId="70072B68" w:rsidR="0061074E" w:rsidRPr="00A576F3" w:rsidRDefault="0061074E" w:rsidP="0005402C">
      <w:pPr>
        <w:numPr>
          <w:ilvl w:val="0"/>
          <w:numId w:val="16"/>
        </w:numPr>
        <w:spacing w:before="240"/>
        <w:jc w:val="both"/>
        <w:rPr>
          <w:rFonts w:ascii="Arial" w:hAnsi="Arial" w:cs="Arial"/>
          <w:szCs w:val="22"/>
          <w:lang w:val="es-BO"/>
        </w:rPr>
      </w:pPr>
      <w:r w:rsidRPr="00A576F3">
        <w:rPr>
          <w:rFonts w:ascii="Arial" w:hAnsi="Arial" w:cs="Arial"/>
          <w:szCs w:val="22"/>
          <w:lang w:val="es-BO"/>
        </w:rPr>
        <w:t>Pruebas de humo</w:t>
      </w:r>
    </w:p>
    <w:p w14:paraId="5E803FB8" w14:textId="49ACC409" w:rsidR="001F0CAE" w:rsidRPr="00A576F3" w:rsidRDefault="005633E7" w:rsidP="0005402C">
      <w:pPr>
        <w:pStyle w:val="Ttulo3"/>
        <w:jc w:val="both"/>
        <w:rPr>
          <w:rFonts w:ascii="Arial" w:hAnsi="Arial"/>
          <w:sz w:val="22"/>
          <w:szCs w:val="22"/>
        </w:rPr>
      </w:pPr>
      <w:bookmarkStart w:id="65" w:name="_Toc167227182"/>
      <w:bookmarkStart w:id="66" w:name="_Toc176812692"/>
      <w:r>
        <w:rPr>
          <w:rFonts w:ascii="Arial" w:hAnsi="Arial"/>
          <w:sz w:val="22"/>
          <w:szCs w:val="22"/>
        </w:rPr>
        <w:lastRenderedPageBreak/>
        <w:t>1</w:t>
      </w:r>
      <w:r w:rsidR="00C32B06" w:rsidRPr="00A576F3">
        <w:rPr>
          <w:rFonts w:ascii="Arial" w:hAnsi="Arial"/>
          <w:sz w:val="22"/>
          <w:szCs w:val="22"/>
        </w:rPr>
        <w:t xml:space="preserve">.8.1. </w:t>
      </w:r>
      <w:r w:rsidR="0061074E" w:rsidRPr="00A576F3">
        <w:rPr>
          <w:rFonts w:ascii="Arial" w:hAnsi="Arial"/>
          <w:sz w:val="22"/>
          <w:szCs w:val="22"/>
        </w:rPr>
        <w:t>Técnicas</w:t>
      </w:r>
      <w:r w:rsidR="001F0CAE" w:rsidRPr="00A576F3">
        <w:rPr>
          <w:rFonts w:ascii="Arial" w:hAnsi="Arial"/>
          <w:sz w:val="22"/>
          <w:szCs w:val="22"/>
        </w:rPr>
        <w:t xml:space="preserve"> de pruebas</w:t>
      </w:r>
      <w:r w:rsidR="0061074E" w:rsidRPr="00A576F3">
        <w:rPr>
          <w:rFonts w:ascii="Arial" w:hAnsi="Arial"/>
          <w:sz w:val="22"/>
          <w:szCs w:val="22"/>
        </w:rPr>
        <w:t xml:space="preserve"> en </w:t>
      </w:r>
      <w:r w:rsidR="002F0BB6" w:rsidRPr="00A576F3">
        <w:rPr>
          <w:rFonts w:ascii="Arial" w:hAnsi="Arial"/>
          <w:sz w:val="22"/>
          <w:szCs w:val="22"/>
        </w:rPr>
        <w:t>p</w:t>
      </w:r>
      <w:r w:rsidR="0061074E" w:rsidRPr="00A576F3">
        <w:rPr>
          <w:rFonts w:ascii="Arial" w:hAnsi="Arial"/>
          <w:sz w:val="22"/>
          <w:szCs w:val="22"/>
        </w:rPr>
        <w:t>lataformas</w:t>
      </w:r>
      <w:bookmarkEnd w:id="65"/>
      <w:bookmarkEnd w:id="66"/>
    </w:p>
    <w:p w14:paraId="57582679" w14:textId="03E9573A" w:rsidR="001F0CAE" w:rsidRPr="00A576F3" w:rsidRDefault="005633E7" w:rsidP="0005402C">
      <w:pPr>
        <w:pStyle w:val="Ttulo3"/>
        <w:jc w:val="both"/>
        <w:rPr>
          <w:rFonts w:ascii="Arial" w:hAnsi="Arial"/>
          <w:sz w:val="22"/>
          <w:szCs w:val="22"/>
        </w:rPr>
      </w:pPr>
      <w:bookmarkStart w:id="67" w:name="_Toc167227183"/>
      <w:bookmarkStart w:id="68" w:name="_Toc176812693"/>
      <w:r>
        <w:rPr>
          <w:rFonts w:ascii="Arial" w:hAnsi="Arial"/>
          <w:sz w:val="22"/>
          <w:szCs w:val="22"/>
        </w:rPr>
        <w:t>1</w:t>
      </w:r>
      <w:r w:rsidR="00C32B06" w:rsidRPr="00A576F3">
        <w:rPr>
          <w:rFonts w:ascii="Arial" w:hAnsi="Arial"/>
          <w:sz w:val="22"/>
          <w:szCs w:val="22"/>
        </w:rPr>
        <w:t xml:space="preserve">.8.2. </w:t>
      </w:r>
      <w:r w:rsidR="001F0CAE" w:rsidRPr="00A576F3">
        <w:rPr>
          <w:rFonts w:ascii="Arial" w:hAnsi="Arial"/>
          <w:sz w:val="22"/>
          <w:szCs w:val="22"/>
        </w:rPr>
        <w:t xml:space="preserve">Pruebas de </w:t>
      </w:r>
      <w:r w:rsidR="00104073" w:rsidRPr="00A576F3">
        <w:rPr>
          <w:rFonts w:ascii="Arial" w:hAnsi="Arial"/>
          <w:sz w:val="22"/>
          <w:szCs w:val="22"/>
        </w:rPr>
        <w:t>funcionalidad</w:t>
      </w:r>
      <w:bookmarkEnd w:id="67"/>
      <w:bookmarkEnd w:id="68"/>
      <w:r w:rsidR="0087271C" w:rsidRPr="00A576F3">
        <w:rPr>
          <w:rFonts w:ascii="Arial" w:hAnsi="Arial"/>
          <w:sz w:val="22"/>
          <w:szCs w:val="22"/>
        </w:rPr>
        <w:t xml:space="preserve"> </w:t>
      </w:r>
      <w:r w:rsidR="0087271C" w:rsidRPr="00A576F3">
        <w:rPr>
          <w:rFonts w:ascii="Arial" w:hAnsi="Arial"/>
          <w:sz w:val="22"/>
          <w:szCs w:val="22"/>
        </w:rPr>
        <w:tab/>
      </w:r>
    </w:p>
    <w:p w14:paraId="763AA438" w14:textId="022E1A69" w:rsidR="00852FCE" w:rsidRPr="00A576F3" w:rsidRDefault="00852FCE" w:rsidP="0005402C">
      <w:pPr>
        <w:spacing w:before="240"/>
        <w:jc w:val="both"/>
        <w:rPr>
          <w:rFonts w:ascii="Arial" w:hAnsi="Arial" w:cs="Arial"/>
          <w:szCs w:val="22"/>
          <w:lang w:val="es-BO"/>
        </w:rPr>
      </w:pPr>
      <w:r w:rsidRPr="00A576F3">
        <w:rPr>
          <w:rFonts w:ascii="Arial" w:hAnsi="Arial" w:cs="Arial"/>
          <w:szCs w:val="22"/>
          <w:lang w:val="es-BO"/>
        </w:rPr>
        <w:t>Una prueba funcional es una prueba de tipo caja negra basada en la ejecución, revisión y retroalimentación de las funcionalidades previamente diseñadas para</w:t>
      </w:r>
      <w:r w:rsidR="007823B3" w:rsidRPr="00A576F3">
        <w:rPr>
          <w:rFonts w:ascii="Arial" w:hAnsi="Arial" w:cs="Arial"/>
          <w:szCs w:val="22"/>
          <w:lang w:val="es-BO"/>
        </w:rPr>
        <w:t xml:space="preserve"> la plataforma web</w:t>
      </w:r>
      <w:r w:rsidRPr="00A576F3">
        <w:rPr>
          <w:rFonts w:ascii="Arial" w:hAnsi="Arial" w:cs="Arial"/>
          <w:szCs w:val="22"/>
          <w:lang w:val="es-BO"/>
        </w:rPr>
        <w:t xml:space="preserve">. Las pruebas funcionales se hacen mediante el diseño de modelos de prueba que buscan evaluar cada una de las opciones con las que cuenta el paquete informático. Dicho de otro modo, son pruebas específicas, concretas y exhaustivas para probar y validar que </w:t>
      </w:r>
      <w:r w:rsidR="007823B3" w:rsidRPr="00A576F3">
        <w:rPr>
          <w:rFonts w:ascii="Arial" w:hAnsi="Arial" w:cs="Arial"/>
          <w:szCs w:val="22"/>
          <w:lang w:val="es-BO"/>
        </w:rPr>
        <w:t xml:space="preserve">la plataforma </w:t>
      </w:r>
      <w:r w:rsidR="00935697" w:rsidRPr="00A576F3">
        <w:rPr>
          <w:rFonts w:ascii="Arial" w:hAnsi="Arial" w:cs="Arial"/>
          <w:szCs w:val="22"/>
          <w:lang w:val="es-BO"/>
        </w:rPr>
        <w:t>web hace</w:t>
      </w:r>
      <w:r w:rsidRPr="00A576F3">
        <w:rPr>
          <w:rFonts w:ascii="Arial" w:hAnsi="Arial" w:cs="Arial"/>
          <w:szCs w:val="22"/>
          <w:lang w:val="es-BO"/>
        </w:rPr>
        <w:t xml:space="preserve"> lo que debe </w:t>
      </w:r>
      <w:proofErr w:type="gramStart"/>
      <w:r w:rsidRPr="00A576F3">
        <w:rPr>
          <w:rFonts w:ascii="Arial" w:hAnsi="Arial" w:cs="Arial"/>
          <w:szCs w:val="22"/>
          <w:lang w:val="es-BO"/>
        </w:rPr>
        <w:t>y</w:t>
      </w:r>
      <w:proofErr w:type="gramEnd"/>
      <w:r w:rsidRPr="00A576F3">
        <w:rPr>
          <w:rFonts w:ascii="Arial" w:hAnsi="Arial" w:cs="Arial"/>
          <w:szCs w:val="22"/>
          <w:lang w:val="es-BO"/>
        </w:rPr>
        <w:t xml:space="preserve"> sobre todo, lo que se ha especificado.</w:t>
      </w:r>
    </w:p>
    <w:p w14:paraId="4D98EE43" w14:textId="713B2D53" w:rsidR="00342550" w:rsidRPr="00A576F3" w:rsidRDefault="00342550" w:rsidP="0005402C">
      <w:pPr>
        <w:spacing w:before="240"/>
        <w:jc w:val="both"/>
        <w:rPr>
          <w:rFonts w:ascii="Arial" w:hAnsi="Arial" w:cs="Arial"/>
          <w:szCs w:val="22"/>
          <w:lang w:val="es-BO"/>
        </w:rPr>
      </w:pPr>
      <w:r w:rsidRPr="00A576F3">
        <w:rPr>
          <w:rFonts w:ascii="Arial" w:hAnsi="Arial" w:cs="Arial"/>
          <w:szCs w:val="22"/>
          <w:lang w:val="es-BO"/>
        </w:rPr>
        <w:t xml:space="preserve">Las pruebas </w:t>
      </w:r>
      <w:r w:rsidR="00152B91" w:rsidRPr="00A576F3">
        <w:rPr>
          <w:rFonts w:ascii="Arial" w:hAnsi="Arial" w:cs="Arial"/>
          <w:szCs w:val="22"/>
          <w:lang w:val="es-BO"/>
        </w:rPr>
        <w:t>funcionales aseguran que un desarrollo satisface las especificaciones funcionales, detectando de forma temprana requisitos mal implementados o defectos generados durante la fase de programación, siempre desde la perspectiva de usuario (</w:t>
      </w:r>
      <w:proofErr w:type="spellStart"/>
      <w:r w:rsidR="00152B91" w:rsidRPr="00A576F3">
        <w:rPr>
          <w:rFonts w:ascii="Arial" w:hAnsi="Arial" w:cs="Arial"/>
          <w:szCs w:val="22"/>
          <w:lang w:val="es-BO"/>
        </w:rPr>
        <w:t>Redsauce</w:t>
      </w:r>
      <w:proofErr w:type="spellEnd"/>
      <w:r w:rsidR="00152B91" w:rsidRPr="00A576F3">
        <w:rPr>
          <w:rFonts w:ascii="Arial" w:hAnsi="Arial" w:cs="Arial"/>
          <w:szCs w:val="22"/>
          <w:lang w:val="es-BO"/>
        </w:rPr>
        <w:t xml:space="preserve"> </w:t>
      </w:r>
      <w:proofErr w:type="spellStart"/>
      <w:r w:rsidR="00152B91" w:rsidRPr="00A576F3">
        <w:rPr>
          <w:rFonts w:ascii="Arial" w:hAnsi="Arial" w:cs="Arial"/>
          <w:szCs w:val="22"/>
          <w:lang w:val="es-BO"/>
        </w:rPr>
        <w:t>Engineering</w:t>
      </w:r>
      <w:proofErr w:type="spellEnd"/>
      <w:r w:rsidR="00152B91" w:rsidRPr="00A576F3">
        <w:rPr>
          <w:rFonts w:ascii="Arial" w:hAnsi="Arial" w:cs="Arial"/>
          <w:szCs w:val="22"/>
          <w:lang w:val="es-BO"/>
        </w:rPr>
        <w:t xml:space="preserve"> </w:t>
      </w:r>
      <w:proofErr w:type="spellStart"/>
      <w:r w:rsidR="00152B91" w:rsidRPr="00A576F3">
        <w:rPr>
          <w:rFonts w:ascii="Arial" w:hAnsi="Arial" w:cs="Arial"/>
          <w:szCs w:val="22"/>
          <w:lang w:val="es-BO"/>
        </w:rPr>
        <w:t>Services</w:t>
      </w:r>
      <w:proofErr w:type="spellEnd"/>
      <w:r w:rsidR="00152B91" w:rsidRPr="00A576F3">
        <w:rPr>
          <w:rFonts w:ascii="Arial" w:hAnsi="Arial" w:cs="Arial"/>
          <w:szCs w:val="22"/>
          <w:lang w:val="es-BO"/>
        </w:rPr>
        <w:t xml:space="preserve"> S.L.,</w:t>
      </w:r>
      <w:r w:rsidR="007D38B6">
        <w:rPr>
          <w:rFonts w:ascii="Arial" w:hAnsi="Arial" w:cs="Arial"/>
          <w:szCs w:val="22"/>
          <w:lang w:val="es-BO"/>
        </w:rPr>
        <w:t xml:space="preserve"> </w:t>
      </w:r>
      <w:r w:rsidR="00152B91" w:rsidRPr="00A576F3">
        <w:rPr>
          <w:rFonts w:ascii="Arial" w:hAnsi="Arial" w:cs="Arial"/>
          <w:szCs w:val="22"/>
          <w:lang w:val="es-BO"/>
        </w:rPr>
        <w:t>2013</w:t>
      </w:r>
      <w:r w:rsidR="007D38B6">
        <w:rPr>
          <w:rFonts w:ascii="Arial" w:hAnsi="Arial" w:cs="Arial"/>
          <w:szCs w:val="22"/>
          <w:lang w:val="es-BO"/>
        </w:rPr>
        <w:t>)</w:t>
      </w:r>
    </w:p>
    <w:p w14:paraId="51588C78" w14:textId="61476C85" w:rsidR="00152B91" w:rsidRPr="00A576F3" w:rsidRDefault="00152B91" w:rsidP="0005402C">
      <w:pPr>
        <w:spacing w:before="240"/>
        <w:jc w:val="both"/>
        <w:rPr>
          <w:rFonts w:ascii="Arial" w:hAnsi="Arial" w:cs="Arial"/>
          <w:szCs w:val="22"/>
          <w:lang w:val="es-BO"/>
        </w:rPr>
      </w:pPr>
      <w:r w:rsidRPr="00A576F3">
        <w:rPr>
          <w:rFonts w:ascii="Arial" w:hAnsi="Arial" w:cs="Arial"/>
          <w:szCs w:val="22"/>
          <w:lang w:val="es-BO"/>
        </w:rPr>
        <w:t>Las pruebas funcionales están dirigidas a validar el funcionamiento de</w:t>
      </w:r>
      <w:r w:rsidR="007823B3" w:rsidRPr="00A576F3">
        <w:rPr>
          <w:rFonts w:ascii="Arial" w:hAnsi="Arial" w:cs="Arial"/>
          <w:szCs w:val="22"/>
          <w:lang w:val="es-BO"/>
        </w:rPr>
        <w:t xml:space="preserve"> </w:t>
      </w:r>
      <w:r w:rsidRPr="00A576F3">
        <w:rPr>
          <w:rFonts w:ascii="Arial" w:hAnsi="Arial" w:cs="Arial"/>
          <w:szCs w:val="22"/>
          <w:lang w:val="es-BO"/>
        </w:rPr>
        <w:t>l</w:t>
      </w:r>
      <w:r w:rsidR="007823B3" w:rsidRPr="00A576F3">
        <w:rPr>
          <w:rFonts w:ascii="Arial" w:hAnsi="Arial" w:cs="Arial"/>
          <w:szCs w:val="22"/>
          <w:lang w:val="es-BO"/>
        </w:rPr>
        <w:t xml:space="preserve">a plataforma </w:t>
      </w:r>
      <w:r w:rsidRPr="00A576F3">
        <w:rPr>
          <w:rFonts w:ascii="Arial" w:hAnsi="Arial" w:cs="Arial"/>
          <w:szCs w:val="22"/>
          <w:lang w:val="es-BO"/>
        </w:rPr>
        <w:t>tomando en cuenta los requisitos funcionales del mismo como ser la interacción de interfaces, comunicación interna, etc.</w:t>
      </w:r>
    </w:p>
    <w:p w14:paraId="28DE310D" w14:textId="29C40A43" w:rsidR="00D70F80" w:rsidRPr="00A576F3" w:rsidRDefault="005633E7" w:rsidP="0005402C">
      <w:pPr>
        <w:pStyle w:val="Ttulo3"/>
        <w:jc w:val="both"/>
        <w:rPr>
          <w:rFonts w:ascii="Arial" w:hAnsi="Arial"/>
          <w:sz w:val="22"/>
          <w:szCs w:val="22"/>
        </w:rPr>
      </w:pPr>
      <w:bookmarkStart w:id="69" w:name="_Toc167227184"/>
      <w:bookmarkStart w:id="70" w:name="_Toc176812694"/>
      <w:r>
        <w:rPr>
          <w:rFonts w:ascii="Arial" w:hAnsi="Arial"/>
          <w:sz w:val="22"/>
          <w:szCs w:val="22"/>
        </w:rPr>
        <w:t>1</w:t>
      </w:r>
      <w:r w:rsidR="00C32B06" w:rsidRPr="00A576F3">
        <w:rPr>
          <w:rFonts w:ascii="Arial" w:hAnsi="Arial"/>
          <w:sz w:val="22"/>
          <w:szCs w:val="22"/>
        </w:rPr>
        <w:t xml:space="preserve">.8.3. </w:t>
      </w:r>
      <w:r w:rsidR="001F0CAE" w:rsidRPr="00A576F3">
        <w:rPr>
          <w:rFonts w:ascii="Arial" w:hAnsi="Arial"/>
          <w:sz w:val="22"/>
          <w:szCs w:val="22"/>
        </w:rPr>
        <w:t xml:space="preserve">Pruebas de </w:t>
      </w:r>
      <w:r w:rsidR="002F0BB6" w:rsidRPr="00A576F3">
        <w:rPr>
          <w:rFonts w:ascii="Arial" w:hAnsi="Arial"/>
          <w:sz w:val="22"/>
          <w:szCs w:val="22"/>
        </w:rPr>
        <w:t>v</w:t>
      </w:r>
      <w:r w:rsidR="00152B91" w:rsidRPr="00A576F3">
        <w:rPr>
          <w:rFonts w:ascii="Arial" w:hAnsi="Arial"/>
          <w:sz w:val="22"/>
          <w:szCs w:val="22"/>
        </w:rPr>
        <w:t>alidación</w:t>
      </w:r>
      <w:bookmarkEnd w:id="69"/>
      <w:bookmarkEnd w:id="70"/>
    </w:p>
    <w:p w14:paraId="742C2C29" w14:textId="6242247C" w:rsidR="00D70F80" w:rsidRPr="00A576F3" w:rsidRDefault="00D70F80" w:rsidP="0005402C">
      <w:pPr>
        <w:spacing w:before="240"/>
        <w:jc w:val="both"/>
        <w:rPr>
          <w:rFonts w:ascii="Arial" w:hAnsi="Arial" w:cs="Arial"/>
          <w:szCs w:val="22"/>
          <w:lang w:val="es-BO"/>
        </w:rPr>
      </w:pPr>
      <w:r w:rsidRPr="00A576F3">
        <w:rPr>
          <w:rFonts w:ascii="Arial" w:hAnsi="Arial" w:cs="Arial"/>
          <w:szCs w:val="22"/>
          <w:lang w:val="es-BO"/>
        </w:rPr>
        <w:t>La validación es un proceso más general, se debe asegurar que el software cumple las expectativas del cliente. Va más allá de comprobar si la plataforma está acorde con su especificación, para probar que el software hace lo que el usuario espera a diferencia de lo que se ha especificado.</w:t>
      </w:r>
    </w:p>
    <w:p w14:paraId="5DA7158E" w14:textId="6D86556A" w:rsidR="00D70F80" w:rsidRPr="00A576F3" w:rsidRDefault="00D70F80" w:rsidP="0005402C">
      <w:pPr>
        <w:spacing w:before="240"/>
        <w:jc w:val="both"/>
        <w:rPr>
          <w:rFonts w:ascii="Arial" w:hAnsi="Arial" w:cs="Arial"/>
          <w:szCs w:val="22"/>
          <w:lang w:val="es-BO"/>
        </w:rPr>
      </w:pPr>
      <w:r w:rsidRPr="00A576F3">
        <w:rPr>
          <w:rFonts w:ascii="Arial" w:hAnsi="Arial" w:cs="Arial"/>
          <w:szCs w:val="22"/>
          <w:lang w:val="es-BO"/>
        </w:rPr>
        <w:t>Las pruebas de validación son un componente crucial en el desarrollo de software, ya que verifican si el software cumple con los requisitos y expectativas del cliente. (Pressman, 2010)</w:t>
      </w:r>
    </w:p>
    <w:p w14:paraId="4EAE9A8A" w14:textId="6DF2E1BE" w:rsidR="00D70F80" w:rsidRPr="00A576F3" w:rsidRDefault="00D70F80" w:rsidP="0005402C">
      <w:pPr>
        <w:spacing w:before="240"/>
        <w:jc w:val="both"/>
        <w:rPr>
          <w:rFonts w:ascii="Arial" w:hAnsi="Arial" w:cs="Arial"/>
          <w:szCs w:val="22"/>
          <w:lang w:val="es-ES"/>
        </w:rPr>
      </w:pPr>
      <w:r w:rsidRPr="00A576F3">
        <w:rPr>
          <w:rFonts w:ascii="Arial" w:hAnsi="Arial" w:cs="Arial"/>
          <w:szCs w:val="22"/>
          <w:lang w:val="es-BO"/>
        </w:rPr>
        <w:lastRenderedPageBreak/>
        <w:t>Las pruebas de validación permiten comprobar si la plataforma web obtenido cumple con las exigencias y necesidades del usuario/cliente, verificar si los procesos del software se ejecutan de forma correcta y retoman los resultados esperados.</w:t>
      </w:r>
    </w:p>
    <w:p w14:paraId="1D0FFCC2" w14:textId="60CA7D09" w:rsidR="005F63B8" w:rsidRPr="00A576F3" w:rsidRDefault="005633E7" w:rsidP="0005402C">
      <w:pPr>
        <w:pStyle w:val="Ttulo3"/>
        <w:jc w:val="both"/>
        <w:rPr>
          <w:rFonts w:ascii="Arial" w:hAnsi="Arial"/>
          <w:sz w:val="22"/>
          <w:szCs w:val="22"/>
        </w:rPr>
      </w:pPr>
      <w:bookmarkStart w:id="71" w:name="_Toc167227185"/>
      <w:bookmarkStart w:id="72" w:name="_Toc176812695"/>
      <w:r>
        <w:rPr>
          <w:rFonts w:ascii="Arial" w:hAnsi="Arial"/>
          <w:sz w:val="22"/>
          <w:szCs w:val="22"/>
        </w:rPr>
        <w:t>1</w:t>
      </w:r>
      <w:r w:rsidR="00C32B06" w:rsidRPr="00A576F3">
        <w:rPr>
          <w:rFonts w:ascii="Arial" w:hAnsi="Arial"/>
          <w:sz w:val="22"/>
          <w:szCs w:val="22"/>
        </w:rPr>
        <w:t xml:space="preserve">.8.4. </w:t>
      </w:r>
      <w:r w:rsidR="00D70F80" w:rsidRPr="00A576F3">
        <w:rPr>
          <w:rFonts w:ascii="Arial" w:hAnsi="Arial"/>
          <w:sz w:val="22"/>
          <w:szCs w:val="22"/>
        </w:rPr>
        <w:t xml:space="preserve">Pruebas de </w:t>
      </w:r>
      <w:r w:rsidR="002F0BB6" w:rsidRPr="00A576F3">
        <w:rPr>
          <w:rFonts w:ascii="Arial" w:hAnsi="Arial"/>
          <w:sz w:val="22"/>
          <w:szCs w:val="22"/>
        </w:rPr>
        <w:t>r</w:t>
      </w:r>
      <w:r w:rsidR="00D70F80" w:rsidRPr="00A576F3">
        <w:rPr>
          <w:rFonts w:ascii="Arial" w:hAnsi="Arial"/>
          <w:sz w:val="22"/>
          <w:szCs w:val="22"/>
        </w:rPr>
        <w:t>endimiento</w:t>
      </w:r>
      <w:bookmarkEnd w:id="71"/>
      <w:bookmarkEnd w:id="72"/>
    </w:p>
    <w:p w14:paraId="40567F67" w14:textId="77777777" w:rsidR="007D50E7" w:rsidRPr="00A576F3" w:rsidRDefault="007D50E7" w:rsidP="0005402C">
      <w:pPr>
        <w:spacing w:before="240"/>
        <w:jc w:val="both"/>
        <w:rPr>
          <w:rFonts w:ascii="Arial" w:hAnsi="Arial" w:cs="Arial"/>
          <w:szCs w:val="22"/>
          <w:lang w:val="es-BO"/>
        </w:rPr>
      </w:pPr>
      <w:r w:rsidRPr="00A576F3">
        <w:rPr>
          <w:rFonts w:ascii="Arial" w:hAnsi="Arial" w:cs="Arial"/>
          <w:szCs w:val="22"/>
          <w:lang w:val="es-BO"/>
        </w:rPr>
        <w:t>Las pruebas de rendimiento son importantes para garantizar que una aplicación o sistema pueda manejar la carga esperada sin degradación del rendimiento o fallos. Permiten identificar y corregir problemas de rendimiento antes de que afecten a los usuarios finales y ayudan a optimizar el rendimiento del sistema para mejorar la experiencia del usuario.</w:t>
      </w:r>
    </w:p>
    <w:p w14:paraId="26EA39D9" w14:textId="2A81811D" w:rsidR="007D50E7" w:rsidRPr="00A576F3" w:rsidRDefault="007D50E7" w:rsidP="0005402C">
      <w:pPr>
        <w:spacing w:before="240"/>
        <w:jc w:val="both"/>
        <w:rPr>
          <w:rFonts w:ascii="Arial" w:hAnsi="Arial" w:cs="Arial"/>
          <w:szCs w:val="22"/>
          <w:lang w:val="es-BO"/>
        </w:rPr>
      </w:pPr>
      <w:r w:rsidRPr="00A576F3">
        <w:rPr>
          <w:rFonts w:ascii="Arial" w:hAnsi="Arial" w:cs="Arial"/>
          <w:szCs w:val="22"/>
          <w:lang w:val="es-BO"/>
        </w:rPr>
        <w:t>Las pruebas de rendimiento son un tipo de pruebas de software que se utilizan para evaluar cómo se comporta la plataforma en términos de velocidad, capacidad de respuesta y estabilidad bajo una carga específica, se simula una carga de trabajo típica o esperada en el sistema y se monitorea su desempeño. Esto puede incluir la ejecución de operaciones repetitivas, como solicitudes de usuarios concurrentes, transacciones de bases de datos o acceso a recursos compartidos. (Bingham, 1999)</w:t>
      </w:r>
    </w:p>
    <w:p w14:paraId="4BDB8CA2" w14:textId="532BB429" w:rsidR="00DD0279" w:rsidRPr="00A576F3" w:rsidRDefault="005633E7" w:rsidP="0005402C">
      <w:pPr>
        <w:pStyle w:val="Ttulo3"/>
        <w:jc w:val="both"/>
        <w:rPr>
          <w:rFonts w:ascii="Arial" w:hAnsi="Arial"/>
          <w:sz w:val="22"/>
          <w:szCs w:val="22"/>
        </w:rPr>
      </w:pPr>
      <w:bookmarkStart w:id="73" w:name="_Toc167227186"/>
      <w:bookmarkStart w:id="74" w:name="_Toc176812696"/>
      <w:bookmarkStart w:id="75" w:name="_Toc167227187"/>
      <w:r>
        <w:rPr>
          <w:rFonts w:ascii="Arial" w:hAnsi="Arial"/>
          <w:sz w:val="22"/>
          <w:szCs w:val="22"/>
        </w:rPr>
        <w:t>1</w:t>
      </w:r>
      <w:r w:rsidR="00DD0279" w:rsidRPr="00A576F3">
        <w:rPr>
          <w:rFonts w:ascii="Arial" w:hAnsi="Arial"/>
          <w:sz w:val="22"/>
          <w:szCs w:val="22"/>
        </w:rPr>
        <w:t>.8.5. Pruebas de aceptación</w:t>
      </w:r>
      <w:bookmarkEnd w:id="73"/>
      <w:bookmarkEnd w:id="74"/>
    </w:p>
    <w:p w14:paraId="40AEFFFD" w14:textId="77777777" w:rsidR="00DD0279" w:rsidRPr="00A576F3" w:rsidRDefault="00DD0279" w:rsidP="0005402C">
      <w:pPr>
        <w:spacing w:before="240"/>
        <w:jc w:val="both"/>
        <w:rPr>
          <w:rFonts w:ascii="Arial" w:hAnsi="Arial" w:cs="Arial"/>
          <w:szCs w:val="22"/>
          <w:lang w:val="es-BO"/>
        </w:rPr>
      </w:pPr>
      <w:r w:rsidRPr="00A576F3">
        <w:rPr>
          <w:rFonts w:ascii="Arial" w:hAnsi="Arial" w:cs="Arial"/>
          <w:szCs w:val="22"/>
          <w:lang w:val="es-BO"/>
        </w:rPr>
        <w:t>La prueba de aceptación es la última acción de prueba antes de desplegar el software. El objetivo de la prueba de aceptación es comprobar si el software está preparado y lo pueden utilizar los usuarios para realizar las funciones y tareas para las que se diseñó. (Peña, 2015)</w:t>
      </w:r>
    </w:p>
    <w:p w14:paraId="149F5E49" w14:textId="77777777" w:rsidR="00DD0279" w:rsidRPr="00A576F3" w:rsidRDefault="00DD0279" w:rsidP="0005402C">
      <w:pPr>
        <w:spacing w:before="240"/>
        <w:jc w:val="both"/>
        <w:rPr>
          <w:rFonts w:ascii="Arial" w:hAnsi="Arial" w:cs="Arial"/>
          <w:szCs w:val="22"/>
          <w:lang w:val="es-BO"/>
        </w:rPr>
      </w:pPr>
      <w:r w:rsidRPr="00A576F3">
        <w:rPr>
          <w:rFonts w:ascii="Arial" w:hAnsi="Arial" w:cs="Arial"/>
          <w:szCs w:val="22"/>
          <w:lang w:val="es-BO"/>
        </w:rPr>
        <w:t>Las Pruebas de aceptación son las últimas pruebas realizadas donde el cliente prueba el software y verifica que cumpla con sus expectativas. Estas pruebas generalmente son funcionales y se basan en los requisitos definidos por el cliente y deben hacerse antes de la salida de producción.</w:t>
      </w:r>
    </w:p>
    <w:p w14:paraId="40F0D409" w14:textId="77777777" w:rsidR="00DD0279" w:rsidRPr="00A576F3" w:rsidRDefault="00DD0279" w:rsidP="0005402C">
      <w:pPr>
        <w:spacing w:before="240"/>
        <w:jc w:val="both"/>
        <w:rPr>
          <w:rFonts w:ascii="Arial" w:hAnsi="Arial" w:cs="Arial"/>
          <w:szCs w:val="22"/>
          <w:lang w:val="es-BO"/>
        </w:rPr>
      </w:pPr>
      <w:r w:rsidRPr="00A576F3">
        <w:rPr>
          <w:rFonts w:ascii="Arial" w:hAnsi="Arial" w:cs="Arial"/>
          <w:szCs w:val="22"/>
          <w:lang w:val="es-BO"/>
        </w:rPr>
        <w:lastRenderedPageBreak/>
        <w:t xml:space="preserve">Las pruebas de aceptación son fundamentales por lo cual deben incluirse obligatoriamente en el plan de pruebas de software. </w:t>
      </w:r>
    </w:p>
    <w:p w14:paraId="72033BFA" w14:textId="77777777" w:rsidR="00DD0279" w:rsidRPr="00A576F3" w:rsidRDefault="00DD0279" w:rsidP="0005402C">
      <w:pPr>
        <w:spacing w:before="240"/>
        <w:jc w:val="both"/>
        <w:rPr>
          <w:rFonts w:ascii="Arial" w:hAnsi="Arial" w:cs="Arial"/>
          <w:szCs w:val="22"/>
          <w:lang w:val="es-ES"/>
        </w:rPr>
      </w:pPr>
      <w:r w:rsidRPr="00A576F3">
        <w:rPr>
          <w:rFonts w:ascii="Arial" w:hAnsi="Arial" w:cs="Arial"/>
          <w:szCs w:val="22"/>
          <w:lang w:val="es-BO"/>
        </w:rPr>
        <w:t>Estas pruebas se realizan una vez que ya se ha probado que cada módulo funciona bien por separado, que el software realice las funciones esperadas y que todos los módulos se integran correctamente.</w:t>
      </w:r>
    </w:p>
    <w:p w14:paraId="20BBB765" w14:textId="4EAB6654" w:rsidR="005F63B8" w:rsidRPr="00A576F3" w:rsidRDefault="005633E7" w:rsidP="000F1D77">
      <w:pPr>
        <w:pStyle w:val="Ttulo3"/>
        <w:jc w:val="both"/>
        <w:rPr>
          <w:rFonts w:ascii="Arial" w:hAnsi="Arial"/>
          <w:sz w:val="22"/>
          <w:szCs w:val="22"/>
        </w:rPr>
      </w:pPr>
      <w:bookmarkStart w:id="76" w:name="_Toc176812697"/>
      <w:r>
        <w:rPr>
          <w:rFonts w:ascii="Arial" w:hAnsi="Arial"/>
          <w:sz w:val="22"/>
          <w:szCs w:val="22"/>
        </w:rPr>
        <w:t>1</w:t>
      </w:r>
      <w:r w:rsidR="00C32B06" w:rsidRPr="00A576F3">
        <w:rPr>
          <w:rFonts w:ascii="Arial" w:hAnsi="Arial"/>
          <w:sz w:val="22"/>
          <w:szCs w:val="22"/>
        </w:rPr>
        <w:t xml:space="preserve">.8.6. </w:t>
      </w:r>
      <w:r w:rsidR="00D70F80" w:rsidRPr="00A576F3">
        <w:rPr>
          <w:rFonts w:ascii="Arial" w:hAnsi="Arial"/>
          <w:sz w:val="22"/>
          <w:szCs w:val="22"/>
        </w:rPr>
        <w:t>Pruebas de seguridad</w:t>
      </w:r>
      <w:bookmarkEnd w:id="75"/>
      <w:bookmarkEnd w:id="76"/>
    </w:p>
    <w:p w14:paraId="1CE1C793" w14:textId="77777777" w:rsidR="00935697" w:rsidRPr="00A576F3" w:rsidRDefault="00935697" w:rsidP="000F1D77">
      <w:pPr>
        <w:spacing w:before="240"/>
        <w:jc w:val="both"/>
        <w:rPr>
          <w:rFonts w:ascii="Arial" w:hAnsi="Arial" w:cs="Arial"/>
          <w:szCs w:val="22"/>
          <w:lang w:val="es-ES"/>
        </w:rPr>
      </w:pPr>
      <w:r w:rsidRPr="00A576F3">
        <w:rPr>
          <w:rFonts w:ascii="Arial" w:hAnsi="Arial" w:cs="Arial"/>
          <w:szCs w:val="22"/>
          <w:lang w:val="es-ES"/>
        </w:rPr>
        <w:t>Estas pruebas son fundamentales para garantizar la protección de los activos de información y la infraestructura de TI contra amenazas cada vez más sofisticadas y evolutivas. Al identificar y remediar las vulnerabilidades de seguridad de manera proactiva, las organizaciones pueden reducir el riesgo de sufrir incidentes de seguridad y proteger la confianza de sus clientes y socios comerciales.</w:t>
      </w:r>
    </w:p>
    <w:p w14:paraId="3B944488" w14:textId="2E5B6A25" w:rsidR="00935697" w:rsidRDefault="00935697" w:rsidP="000F1D77">
      <w:pPr>
        <w:spacing w:before="240"/>
        <w:jc w:val="both"/>
        <w:rPr>
          <w:rFonts w:ascii="Arial" w:hAnsi="Arial" w:cs="Arial"/>
          <w:szCs w:val="22"/>
          <w:lang w:val="es-ES"/>
        </w:rPr>
      </w:pPr>
      <w:r w:rsidRPr="00A576F3">
        <w:rPr>
          <w:rFonts w:ascii="Arial" w:hAnsi="Arial" w:cs="Arial"/>
          <w:szCs w:val="22"/>
          <w:lang w:val="es-ES"/>
        </w:rPr>
        <w:t xml:space="preserve">Una prueba de seguridad es un tipo de evaluación que se realiza para identificar vulnerabilidades en la plataforma que podrían ser explotadas por amenazas o atacantes maliciosos. Estas pruebas buscan descubrir debilidades en la seguridad del sistema, como vulnerabilidades de código, configuraciones inseguras, deficiencias en el control de acceso, falta de cifrado o exposición de datos sensibles, entre otros. (Howard and </w:t>
      </w:r>
      <w:proofErr w:type="spellStart"/>
      <w:r w:rsidRPr="00A576F3">
        <w:rPr>
          <w:rFonts w:ascii="Arial" w:hAnsi="Arial" w:cs="Arial"/>
          <w:szCs w:val="22"/>
          <w:lang w:val="es-ES"/>
        </w:rPr>
        <w:t>LeBlanc</w:t>
      </w:r>
      <w:proofErr w:type="spellEnd"/>
      <w:r w:rsidRPr="00A576F3">
        <w:rPr>
          <w:rFonts w:ascii="Arial" w:hAnsi="Arial" w:cs="Arial"/>
          <w:szCs w:val="22"/>
          <w:lang w:val="es-ES"/>
        </w:rPr>
        <w:t>, 2003)</w:t>
      </w:r>
    </w:p>
    <w:p w14:paraId="46F8E5BB" w14:textId="77777777" w:rsidR="003F62F9" w:rsidRDefault="003F62F9" w:rsidP="000F1D77">
      <w:pPr>
        <w:spacing w:before="240"/>
        <w:jc w:val="both"/>
        <w:rPr>
          <w:rFonts w:ascii="Arial" w:hAnsi="Arial" w:cs="Arial"/>
          <w:szCs w:val="22"/>
          <w:lang w:val="es-ES"/>
        </w:rPr>
      </w:pPr>
    </w:p>
    <w:p w14:paraId="5C392B09" w14:textId="77777777" w:rsidR="003F62F9" w:rsidRDefault="003F62F9" w:rsidP="000F1D77">
      <w:pPr>
        <w:spacing w:before="240"/>
        <w:jc w:val="both"/>
        <w:rPr>
          <w:rFonts w:ascii="Arial" w:hAnsi="Arial" w:cs="Arial"/>
          <w:szCs w:val="22"/>
          <w:lang w:val="es-ES"/>
        </w:rPr>
      </w:pPr>
    </w:p>
    <w:p w14:paraId="1CB2B35A" w14:textId="77777777" w:rsidR="003F62F9" w:rsidRDefault="003F62F9" w:rsidP="000F1D77">
      <w:pPr>
        <w:spacing w:before="240"/>
        <w:jc w:val="both"/>
        <w:rPr>
          <w:rFonts w:ascii="Arial" w:hAnsi="Arial" w:cs="Arial"/>
          <w:szCs w:val="22"/>
          <w:lang w:val="es-ES"/>
        </w:rPr>
      </w:pPr>
    </w:p>
    <w:p w14:paraId="40D37B4D" w14:textId="77777777" w:rsidR="003F62F9" w:rsidRDefault="003F62F9" w:rsidP="000F1D77">
      <w:pPr>
        <w:spacing w:before="240"/>
        <w:jc w:val="both"/>
        <w:rPr>
          <w:rFonts w:ascii="Arial" w:hAnsi="Arial" w:cs="Arial"/>
          <w:szCs w:val="22"/>
          <w:lang w:val="es-ES"/>
        </w:rPr>
      </w:pPr>
    </w:p>
    <w:p w14:paraId="5FE034E1" w14:textId="77777777" w:rsidR="003F62F9" w:rsidRDefault="003F62F9" w:rsidP="000F1D77">
      <w:pPr>
        <w:spacing w:before="240"/>
        <w:jc w:val="both"/>
        <w:rPr>
          <w:rFonts w:ascii="Arial" w:hAnsi="Arial" w:cs="Arial"/>
          <w:szCs w:val="22"/>
          <w:lang w:val="es-ES"/>
        </w:rPr>
      </w:pPr>
    </w:p>
    <w:p w14:paraId="0D6FAEDC" w14:textId="77777777" w:rsidR="003F62F9" w:rsidRDefault="003F62F9" w:rsidP="000F1D77">
      <w:pPr>
        <w:spacing w:before="240"/>
        <w:jc w:val="both"/>
        <w:rPr>
          <w:rFonts w:ascii="Arial" w:hAnsi="Arial" w:cs="Arial"/>
          <w:b/>
          <w:bCs/>
          <w:sz w:val="40"/>
          <w:szCs w:val="40"/>
          <w:lang w:val="es-BO"/>
        </w:rPr>
      </w:pPr>
      <w:bookmarkStart w:id="77" w:name="_Toc167227188"/>
      <w:bookmarkStart w:id="78" w:name="_Toc176812698"/>
    </w:p>
    <w:p w14:paraId="1093DDCE" w14:textId="77777777" w:rsidR="003F62F9" w:rsidRDefault="003F62F9" w:rsidP="001A2A63">
      <w:pPr>
        <w:spacing w:before="240"/>
        <w:jc w:val="both"/>
        <w:rPr>
          <w:rFonts w:ascii="Arial" w:hAnsi="Arial" w:cs="Arial"/>
          <w:b/>
          <w:bCs/>
          <w:sz w:val="40"/>
          <w:szCs w:val="40"/>
          <w:lang w:val="es-BO"/>
        </w:rPr>
      </w:pPr>
    </w:p>
    <w:p w14:paraId="13B0DDF0" w14:textId="753D5789" w:rsidR="003F62F9" w:rsidRPr="003F62F9" w:rsidRDefault="003F62F9" w:rsidP="001A2A63">
      <w:pPr>
        <w:spacing w:before="240"/>
        <w:jc w:val="both"/>
        <w:rPr>
          <w:rFonts w:ascii="Arial" w:hAnsi="Arial" w:cs="Arial"/>
          <w:b/>
          <w:bCs/>
          <w:sz w:val="56"/>
          <w:szCs w:val="56"/>
          <w:lang w:val="es-BO"/>
        </w:rPr>
      </w:pPr>
      <w:r w:rsidRPr="003F62F9">
        <w:rPr>
          <w:rFonts w:ascii="Arial" w:hAnsi="Arial" w:cs="Arial"/>
          <w:b/>
          <w:bCs/>
          <w:sz w:val="56"/>
          <w:szCs w:val="56"/>
          <w:lang w:val="es-BO"/>
        </w:rPr>
        <w:t>CAPITULO I</w:t>
      </w:r>
      <w:r>
        <w:rPr>
          <w:rFonts w:ascii="Arial" w:hAnsi="Arial" w:cs="Arial"/>
          <w:b/>
          <w:bCs/>
          <w:sz w:val="56"/>
          <w:szCs w:val="56"/>
          <w:lang w:val="es-BO"/>
        </w:rPr>
        <w:t>I</w:t>
      </w:r>
      <w:r w:rsidRPr="003F62F9">
        <w:rPr>
          <w:rFonts w:ascii="Arial" w:hAnsi="Arial" w:cs="Arial"/>
          <w:b/>
          <w:bCs/>
          <w:sz w:val="56"/>
          <w:szCs w:val="56"/>
          <w:lang w:val="es-BO"/>
        </w:rPr>
        <w:t xml:space="preserve"> </w:t>
      </w:r>
      <w:r w:rsidRPr="003F62F9">
        <w:rPr>
          <w:rFonts w:ascii="Arial" w:hAnsi="Arial" w:cs="Arial"/>
          <w:b/>
          <w:bCs/>
          <w:sz w:val="56"/>
          <w:szCs w:val="56"/>
          <w:lang w:val="es-BO"/>
        </w:rPr>
        <w:br/>
      </w:r>
      <w:r>
        <w:rPr>
          <w:rFonts w:ascii="Arial" w:hAnsi="Arial" w:cs="Arial"/>
          <w:b/>
          <w:bCs/>
          <w:sz w:val="56"/>
          <w:szCs w:val="56"/>
          <w:lang w:val="es-BO"/>
        </w:rPr>
        <w:t>PLANIFICACION Y DISEÑO</w:t>
      </w:r>
    </w:p>
    <w:p w14:paraId="033EF936" w14:textId="77777777" w:rsidR="003F62F9" w:rsidRDefault="003F62F9" w:rsidP="001A2A63">
      <w:pPr>
        <w:spacing w:before="240"/>
        <w:jc w:val="both"/>
        <w:rPr>
          <w:rFonts w:ascii="Arial" w:hAnsi="Arial" w:cs="Arial"/>
          <w:b/>
          <w:bCs/>
          <w:sz w:val="40"/>
          <w:szCs w:val="40"/>
          <w:lang w:val="es-BO"/>
        </w:rPr>
      </w:pPr>
    </w:p>
    <w:p w14:paraId="2DC1C949" w14:textId="77777777" w:rsidR="003F62F9" w:rsidRDefault="003F62F9" w:rsidP="001A2A63">
      <w:pPr>
        <w:spacing w:before="240"/>
        <w:jc w:val="both"/>
        <w:rPr>
          <w:rFonts w:ascii="Arial" w:hAnsi="Arial" w:cs="Arial"/>
          <w:szCs w:val="22"/>
          <w:lang w:val="es-BO"/>
        </w:rPr>
      </w:pPr>
      <w:r>
        <w:rPr>
          <w:rFonts w:ascii="Arial" w:hAnsi="Arial" w:cs="Arial"/>
          <w:szCs w:val="22"/>
          <w:lang w:val="es-BO"/>
        </w:rPr>
        <w:br w:type="page"/>
      </w:r>
    </w:p>
    <w:p w14:paraId="3A31D00C" w14:textId="3765E1FE" w:rsidR="003F62F9" w:rsidRDefault="003F62F9" w:rsidP="00BE6E49">
      <w:pPr>
        <w:pStyle w:val="Ttulo1"/>
        <w:jc w:val="both"/>
        <w:rPr>
          <w:rFonts w:ascii="Arial" w:hAnsi="Arial"/>
          <w:sz w:val="22"/>
          <w:szCs w:val="22"/>
          <w:lang w:val="es-BO"/>
        </w:rPr>
      </w:pPr>
      <w:r>
        <w:rPr>
          <w:rFonts w:ascii="Arial" w:hAnsi="Arial"/>
          <w:sz w:val="22"/>
          <w:szCs w:val="22"/>
          <w:lang w:val="es-BO"/>
        </w:rPr>
        <w:lastRenderedPageBreak/>
        <w:t>2</w:t>
      </w:r>
      <w:r w:rsidRPr="00A576F3">
        <w:rPr>
          <w:rFonts w:ascii="Arial" w:hAnsi="Arial"/>
          <w:sz w:val="22"/>
          <w:szCs w:val="22"/>
          <w:lang w:val="es-BO"/>
        </w:rPr>
        <w:t xml:space="preserve">. </w:t>
      </w:r>
      <w:r>
        <w:rPr>
          <w:rFonts w:ascii="Arial" w:hAnsi="Arial"/>
          <w:sz w:val="22"/>
          <w:szCs w:val="22"/>
          <w:lang w:val="es-BO"/>
        </w:rPr>
        <w:t>PLANIFICACION Y DISEÑO</w:t>
      </w:r>
    </w:p>
    <w:p w14:paraId="6522AB6D" w14:textId="77777777" w:rsidR="004F1780" w:rsidRPr="00A64AB4" w:rsidRDefault="003F62F9" w:rsidP="00BE6E49">
      <w:pPr>
        <w:pStyle w:val="Ttulo2"/>
        <w:jc w:val="both"/>
        <w:rPr>
          <w:rFonts w:ascii="Arial" w:hAnsi="Arial"/>
          <w:sz w:val="22"/>
          <w:szCs w:val="22"/>
        </w:rPr>
      </w:pPr>
      <w:r w:rsidRPr="00A64AB4">
        <w:rPr>
          <w:rFonts w:ascii="Arial" w:hAnsi="Arial"/>
          <w:sz w:val="22"/>
          <w:szCs w:val="22"/>
        </w:rPr>
        <w:t>2.1. Introducción</w:t>
      </w:r>
    </w:p>
    <w:p w14:paraId="579ADAFD" w14:textId="27800D9C" w:rsidR="004F1780" w:rsidRPr="00F356A0" w:rsidRDefault="004F1780" w:rsidP="00BE6E49">
      <w:pPr>
        <w:spacing w:before="240"/>
        <w:jc w:val="both"/>
        <w:rPr>
          <w:rFonts w:ascii="Arial" w:hAnsi="Arial" w:cs="Arial"/>
          <w:lang w:val="es-ES"/>
        </w:rPr>
      </w:pPr>
      <w:r w:rsidRPr="00F356A0">
        <w:rPr>
          <w:rFonts w:ascii="Arial" w:hAnsi="Arial" w:cs="Arial"/>
          <w:lang w:val="es-ES"/>
        </w:rPr>
        <w:t xml:space="preserve">En todo desarrollo de una aplicación de software es de suma importancia el seguir alguna especificación que permita a todo desarrollador el tener una diciplina que haga todas las etapas del desarrollo del sistema, desde la indagación inicial de los requerimientos hasta las pruebas finales del sistema, sean no solo las </w:t>
      </w:r>
      <w:r w:rsidR="00FF0E2B" w:rsidRPr="00F356A0">
        <w:rPr>
          <w:rFonts w:ascii="Arial" w:hAnsi="Arial" w:cs="Arial"/>
          <w:lang w:val="es-ES"/>
        </w:rPr>
        <w:t>más</w:t>
      </w:r>
      <w:r w:rsidRPr="00F356A0">
        <w:rPr>
          <w:rFonts w:ascii="Arial" w:hAnsi="Arial" w:cs="Arial"/>
          <w:lang w:val="es-ES"/>
        </w:rPr>
        <w:t xml:space="preserve"> coherentes o necesarias, sino también las más formales.</w:t>
      </w:r>
    </w:p>
    <w:p w14:paraId="6AD0022F" w14:textId="514B2A51" w:rsidR="004F1780" w:rsidRPr="00F356A0" w:rsidRDefault="004F1780" w:rsidP="00BE6E49">
      <w:pPr>
        <w:spacing w:before="240"/>
        <w:jc w:val="both"/>
        <w:rPr>
          <w:rFonts w:ascii="Arial" w:hAnsi="Arial" w:cs="Arial"/>
          <w:lang w:val="es-ES"/>
        </w:rPr>
      </w:pPr>
      <w:r w:rsidRPr="00F356A0">
        <w:rPr>
          <w:rFonts w:ascii="Arial" w:hAnsi="Arial" w:cs="Arial"/>
          <w:lang w:val="es-ES"/>
        </w:rPr>
        <w:t xml:space="preserve">El desarrollo de software que propone </w:t>
      </w:r>
      <w:del w:id="79" w:author="Hidekair" w:date="2024-09-24T10:54:00Z" w16du:dateUtc="2024-09-24T14:54:00Z">
        <w:r w:rsidRPr="00F356A0" w:rsidDel="00D10E64">
          <w:rPr>
            <w:rFonts w:ascii="Arial" w:hAnsi="Arial" w:cs="Arial"/>
            <w:lang w:val="es-ES"/>
          </w:rPr>
          <w:delText xml:space="preserve">este </w:delText>
        </w:r>
      </w:del>
      <w:ins w:id="80" w:author="Hidekair" w:date="2024-09-24T10:54:00Z" w16du:dateUtc="2024-09-24T14:54:00Z">
        <w:r w:rsidR="00D10E64">
          <w:rPr>
            <w:rFonts w:ascii="Arial" w:hAnsi="Arial" w:cs="Arial"/>
            <w:lang w:val="es-ES"/>
          </w:rPr>
          <w:t xml:space="preserve">el presente </w:t>
        </w:r>
      </w:ins>
      <w:r w:rsidRPr="00F356A0">
        <w:rPr>
          <w:rFonts w:ascii="Arial" w:hAnsi="Arial" w:cs="Arial"/>
          <w:lang w:val="es-ES"/>
        </w:rPr>
        <w:t xml:space="preserve">proyecto, al ser una herramienta que pretende ser una aplicación web dentro del contexto de un problema real, tiene que seguir un proceso de análisis y diseño que proporcione los cimientos bajo los cuales se va a desarrollar, </w:t>
      </w:r>
      <w:r w:rsidR="00FF0E2B" w:rsidRPr="00F356A0">
        <w:rPr>
          <w:rFonts w:ascii="Arial" w:hAnsi="Arial" w:cs="Arial"/>
          <w:lang w:val="es-ES"/>
        </w:rPr>
        <w:t>refiriéndose</w:t>
      </w:r>
      <w:r w:rsidRPr="00F356A0">
        <w:rPr>
          <w:rFonts w:ascii="Arial" w:hAnsi="Arial" w:cs="Arial"/>
          <w:lang w:val="es-ES"/>
        </w:rPr>
        <w:t xml:space="preserve"> conjuntamente a alguien de autoridad para guía del diseño de este sistema. Es por esto que en este </w:t>
      </w:r>
      <w:r w:rsidR="00FF0E2B" w:rsidRPr="00F356A0">
        <w:rPr>
          <w:rFonts w:ascii="Arial" w:hAnsi="Arial" w:cs="Arial"/>
          <w:lang w:val="es-ES"/>
        </w:rPr>
        <w:t>capítulo</w:t>
      </w:r>
      <w:r w:rsidRPr="00F356A0">
        <w:rPr>
          <w:rFonts w:ascii="Arial" w:hAnsi="Arial" w:cs="Arial"/>
          <w:lang w:val="es-ES"/>
        </w:rPr>
        <w:t xml:space="preserve"> se detalla la parte operativa del presente trabajo, en la cual necesariamente se realiza el análisis del sistema actual, de esta manera tener un amplio conocimiento del funcionamiento del sistema.</w:t>
      </w:r>
    </w:p>
    <w:p w14:paraId="4981C349" w14:textId="3367CAAF" w:rsidR="004F1780" w:rsidRPr="00F356A0" w:rsidRDefault="004F1780" w:rsidP="00BE6E49">
      <w:pPr>
        <w:spacing w:before="240"/>
        <w:jc w:val="both"/>
        <w:rPr>
          <w:rFonts w:ascii="Arial" w:hAnsi="Arial" w:cs="Arial"/>
          <w:lang w:val="es-ES"/>
        </w:rPr>
      </w:pPr>
      <w:r w:rsidRPr="00F356A0">
        <w:rPr>
          <w:rFonts w:ascii="Arial" w:hAnsi="Arial" w:cs="Arial"/>
          <w:lang w:val="es-ES"/>
        </w:rPr>
        <w:t xml:space="preserve">La etapa del </w:t>
      </w:r>
      <w:del w:id="81" w:author="Hidekair" w:date="2024-09-24T10:56:00Z" w16du:dateUtc="2024-09-24T14:56:00Z">
        <w:r w:rsidRPr="00F356A0" w:rsidDel="00F77807">
          <w:rPr>
            <w:rFonts w:ascii="Arial" w:hAnsi="Arial" w:cs="Arial"/>
            <w:lang w:val="es-ES"/>
          </w:rPr>
          <w:delText xml:space="preserve">análisis </w:delText>
        </w:r>
      </w:del>
      <w:ins w:id="82" w:author="Hidekair" w:date="2024-09-24T10:56:00Z" w16du:dateUtc="2024-09-24T14:56:00Z">
        <w:r w:rsidR="00F77807">
          <w:rPr>
            <w:rFonts w:ascii="Arial" w:hAnsi="Arial" w:cs="Arial"/>
            <w:lang w:val="es-ES"/>
          </w:rPr>
          <w:t xml:space="preserve">planificación </w:t>
        </w:r>
      </w:ins>
      <w:r w:rsidRPr="00F356A0">
        <w:rPr>
          <w:rFonts w:ascii="Arial" w:hAnsi="Arial" w:cs="Arial"/>
          <w:lang w:val="es-ES"/>
        </w:rPr>
        <w:t>es importante para el desarrollo de un proyecto, ya que a partir de esta se determinan los procesos estáticos y dinámicos que coadyuvan para determinar la funcionalidad del sistema, dentro de un proyecto se aplica el lenguaje de modelo unificado (UML) junto a sus diagramas más importantes, de la misma forma se realiza el diseño de sistema aplicando la extensión de UML para las páginas web. Al contar con los diagramas de análisis y diseño para el mejor entendimiento del proyecto.</w:t>
      </w:r>
    </w:p>
    <w:p w14:paraId="5B211285" w14:textId="516D5B46" w:rsidR="00FF0E2B" w:rsidRPr="00A64AB4" w:rsidRDefault="004F1780" w:rsidP="00BE6E49">
      <w:pPr>
        <w:pStyle w:val="Ttulo2"/>
        <w:jc w:val="both"/>
        <w:rPr>
          <w:rFonts w:ascii="Arial" w:hAnsi="Arial"/>
          <w:sz w:val="22"/>
          <w:szCs w:val="24"/>
        </w:rPr>
      </w:pPr>
      <w:r w:rsidRPr="00A64AB4">
        <w:rPr>
          <w:rFonts w:ascii="Arial" w:hAnsi="Arial"/>
          <w:sz w:val="22"/>
          <w:szCs w:val="24"/>
        </w:rPr>
        <w:t>2.2.</w:t>
      </w:r>
      <w:r w:rsidR="00F356A0" w:rsidRPr="00A64AB4">
        <w:rPr>
          <w:rFonts w:ascii="Arial" w:hAnsi="Arial"/>
          <w:sz w:val="22"/>
          <w:szCs w:val="24"/>
        </w:rPr>
        <w:t xml:space="preserve"> Diagnóstico</w:t>
      </w:r>
    </w:p>
    <w:p w14:paraId="7CBD51BF" w14:textId="742ABDAA" w:rsidR="00F356A0" w:rsidRPr="001F59D3" w:rsidRDefault="00F356A0" w:rsidP="00BE6E49">
      <w:pPr>
        <w:spacing w:before="240"/>
        <w:jc w:val="both"/>
        <w:rPr>
          <w:rFonts w:ascii="Arial" w:hAnsi="Arial" w:cs="Arial"/>
          <w:lang w:val="es-ES"/>
        </w:rPr>
      </w:pPr>
      <w:r w:rsidRPr="00F356A0">
        <w:rPr>
          <w:rFonts w:ascii="Arial" w:hAnsi="Arial" w:cs="Arial"/>
          <w:lang w:val="es-ES"/>
        </w:rPr>
        <w:t>En esta</w:t>
      </w:r>
      <w:r>
        <w:rPr>
          <w:rFonts w:ascii="Arial" w:hAnsi="Arial" w:cs="Arial"/>
          <w:lang w:val="es-ES"/>
        </w:rPr>
        <w:t xml:space="preserve"> sección, se detallan </w:t>
      </w:r>
      <w:r w:rsidR="001F59D3">
        <w:rPr>
          <w:rFonts w:ascii="Arial" w:hAnsi="Arial" w:cs="Arial"/>
          <w:lang w:val="es-ES"/>
        </w:rPr>
        <w:t>los aspectos más relevantes</w:t>
      </w:r>
      <w:ins w:id="83" w:author="Hidekair" w:date="2024-09-24T10:57:00Z" w16du:dateUtc="2024-09-24T14:57:00Z">
        <w:r w:rsidR="00FE174C">
          <w:rPr>
            <w:rFonts w:ascii="Arial" w:hAnsi="Arial" w:cs="Arial"/>
            <w:lang w:val="es-ES"/>
          </w:rPr>
          <w:t xml:space="preserve"> en relación al contexto de desarrollo del trabajo</w:t>
        </w:r>
      </w:ins>
      <w:r w:rsidR="001F59D3">
        <w:rPr>
          <w:rFonts w:ascii="Arial" w:hAnsi="Arial" w:cs="Arial"/>
          <w:lang w:val="es-ES"/>
        </w:rPr>
        <w:t>, que permiten identificar a la institución dentro de su marco de acción.</w:t>
      </w:r>
      <w:r>
        <w:rPr>
          <w:lang w:val="es-ES"/>
        </w:rPr>
        <w:t xml:space="preserve"> </w:t>
      </w:r>
    </w:p>
    <w:p w14:paraId="272CB9E2" w14:textId="34D38E84" w:rsidR="00B13833" w:rsidRDefault="00FF0E2B" w:rsidP="00BE6E49">
      <w:pPr>
        <w:pStyle w:val="Ttulo3"/>
        <w:jc w:val="both"/>
        <w:rPr>
          <w:rFonts w:ascii="Arial" w:hAnsi="Arial"/>
          <w:sz w:val="22"/>
          <w:szCs w:val="22"/>
        </w:rPr>
      </w:pPr>
      <w:r>
        <w:rPr>
          <w:rFonts w:ascii="Arial" w:hAnsi="Arial"/>
          <w:sz w:val="22"/>
          <w:szCs w:val="22"/>
        </w:rPr>
        <w:lastRenderedPageBreak/>
        <w:t>2</w:t>
      </w:r>
      <w:r w:rsidR="00B13833">
        <w:rPr>
          <w:rFonts w:ascii="Arial" w:hAnsi="Arial"/>
          <w:sz w:val="22"/>
          <w:szCs w:val="22"/>
        </w:rPr>
        <w:t>.2.1. Antecedentes de la Institución</w:t>
      </w:r>
    </w:p>
    <w:p w14:paraId="2A10956D" w14:textId="47DC6D16" w:rsidR="00B13833" w:rsidRPr="00B13833" w:rsidRDefault="006B2419" w:rsidP="00BE6E49">
      <w:pPr>
        <w:spacing w:before="240"/>
        <w:jc w:val="both"/>
        <w:rPr>
          <w:rFonts w:ascii="Arial" w:hAnsi="Arial" w:cs="Arial"/>
          <w:lang w:val="es-ES"/>
        </w:rPr>
      </w:pPr>
      <w:commentRangeStart w:id="84"/>
      <w:r>
        <w:rPr>
          <w:rFonts w:ascii="Arial" w:hAnsi="Arial" w:cs="Arial"/>
          <w:lang w:val="es-ES"/>
        </w:rPr>
        <w:t xml:space="preserve">La Universidad </w:t>
      </w:r>
      <w:r w:rsidR="004765BA" w:rsidRPr="004765BA">
        <w:rPr>
          <w:rFonts w:ascii="Arial" w:hAnsi="Arial" w:cs="Arial"/>
          <w:lang w:val="es-ES"/>
        </w:rPr>
        <w:t>Autónoma Tomás Frías</w:t>
      </w:r>
      <w:r w:rsidR="002B2B3F">
        <w:rPr>
          <w:rFonts w:ascii="Arial" w:hAnsi="Arial" w:cs="Arial"/>
          <w:lang w:val="es-ES"/>
        </w:rPr>
        <w:t>,</w:t>
      </w:r>
      <w:r w:rsidR="004765BA">
        <w:rPr>
          <w:rFonts w:ascii="Arial" w:hAnsi="Arial" w:cs="Arial"/>
          <w:lang w:val="es-ES"/>
        </w:rPr>
        <w:t xml:space="preserve"> </w:t>
      </w:r>
      <w:r w:rsidR="00A36801" w:rsidRPr="00A36801">
        <w:rPr>
          <w:rFonts w:ascii="Arial" w:hAnsi="Arial" w:cs="Arial"/>
          <w:lang w:val="es-ES"/>
        </w:rPr>
        <w:t>ubicada en la ciudad de Potosí</w:t>
      </w:r>
      <w:r w:rsidR="002B2B3F">
        <w:rPr>
          <w:rFonts w:ascii="Arial" w:hAnsi="Arial" w:cs="Arial"/>
          <w:lang w:val="es-ES"/>
        </w:rPr>
        <w:t xml:space="preserve">, </w:t>
      </w:r>
      <w:r w:rsidR="00A36801">
        <w:rPr>
          <w:rFonts w:ascii="Arial" w:hAnsi="Arial" w:cs="Arial"/>
          <w:lang w:val="es-ES"/>
        </w:rPr>
        <w:t xml:space="preserve">con </w:t>
      </w:r>
      <w:r w:rsidR="002B2B3F">
        <w:rPr>
          <w:rFonts w:ascii="Arial" w:hAnsi="Arial" w:cs="Arial"/>
          <w:lang w:val="es-ES"/>
        </w:rPr>
        <w:t xml:space="preserve">su </w:t>
      </w:r>
      <w:r w:rsidR="00A36801">
        <w:rPr>
          <w:rFonts w:ascii="Arial" w:hAnsi="Arial" w:cs="Arial"/>
          <w:lang w:val="es-ES"/>
        </w:rPr>
        <w:t xml:space="preserve">sede central en </w:t>
      </w:r>
      <w:r>
        <w:rPr>
          <w:rFonts w:ascii="Arial" w:hAnsi="Arial" w:cs="Arial"/>
          <w:lang w:val="es-ES"/>
        </w:rPr>
        <w:t>la</w:t>
      </w:r>
      <w:r w:rsidR="00A36801">
        <w:rPr>
          <w:rFonts w:ascii="Arial" w:hAnsi="Arial" w:cs="Arial"/>
          <w:lang w:val="es-ES"/>
        </w:rPr>
        <w:t xml:space="preserve"> </w:t>
      </w:r>
      <w:r w:rsidR="00A36801" w:rsidRPr="00A36801">
        <w:rPr>
          <w:rFonts w:ascii="Arial" w:hAnsi="Arial" w:cs="Arial"/>
          <w:lang w:val="es-ES"/>
        </w:rPr>
        <w:t>Av. del Maestro s/n, Segundo patio</w:t>
      </w:r>
      <w:r>
        <w:rPr>
          <w:rFonts w:ascii="Arial" w:hAnsi="Arial" w:cs="Arial"/>
          <w:lang w:val="es-ES"/>
        </w:rPr>
        <w:t xml:space="preserve">, </w:t>
      </w:r>
      <w:r w:rsidR="002B2B3F">
        <w:rPr>
          <w:rFonts w:ascii="Arial" w:hAnsi="Arial" w:cs="Arial"/>
          <w:lang w:val="es-ES"/>
        </w:rPr>
        <w:t xml:space="preserve">es </w:t>
      </w:r>
      <w:r w:rsidR="00A36801" w:rsidRPr="00A36801">
        <w:rPr>
          <w:rFonts w:ascii="Arial" w:hAnsi="Arial" w:cs="Arial"/>
          <w:lang w:val="es-ES"/>
        </w:rPr>
        <w:t xml:space="preserve">una institución de educación superior que se </w:t>
      </w:r>
      <w:r w:rsidR="002B2B3F">
        <w:rPr>
          <w:rFonts w:ascii="Arial" w:hAnsi="Arial" w:cs="Arial"/>
          <w:lang w:val="es-ES"/>
        </w:rPr>
        <w:t xml:space="preserve">encuentra </w:t>
      </w:r>
      <w:r w:rsidR="00A36801" w:rsidRPr="00A36801">
        <w:rPr>
          <w:rFonts w:ascii="Arial" w:hAnsi="Arial" w:cs="Arial"/>
          <w:lang w:val="es-ES"/>
        </w:rPr>
        <w:t xml:space="preserve">en </w:t>
      </w:r>
      <w:r w:rsidR="002B2B3F">
        <w:rPr>
          <w:rFonts w:ascii="Arial" w:hAnsi="Arial" w:cs="Arial"/>
          <w:lang w:val="es-ES"/>
        </w:rPr>
        <w:t xml:space="preserve">constante </w:t>
      </w:r>
      <w:r w:rsidR="00A36801" w:rsidRPr="00A36801">
        <w:rPr>
          <w:rFonts w:ascii="Arial" w:hAnsi="Arial" w:cs="Arial"/>
          <w:lang w:val="es-ES"/>
        </w:rPr>
        <w:t>avance hacia la acreditación universitaria</w:t>
      </w:r>
      <w:r w:rsidR="002B2B3F">
        <w:rPr>
          <w:rFonts w:ascii="Arial" w:hAnsi="Arial" w:cs="Arial"/>
          <w:lang w:val="es-ES"/>
        </w:rPr>
        <w:t>,</w:t>
      </w:r>
      <w:r w:rsidR="00A36801">
        <w:rPr>
          <w:rFonts w:ascii="Arial" w:hAnsi="Arial" w:cs="Arial"/>
          <w:lang w:val="es-ES"/>
        </w:rPr>
        <w:t xml:space="preserve"> mediante </w:t>
      </w:r>
      <w:r w:rsidR="002B2B3F">
        <w:rPr>
          <w:rFonts w:ascii="Arial" w:hAnsi="Arial" w:cs="Arial"/>
          <w:lang w:val="es-ES"/>
        </w:rPr>
        <w:t xml:space="preserve">la mejora de los </w:t>
      </w:r>
      <w:r>
        <w:rPr>
          <w:rFonts w:ascii="Arial" w:hAnsi="Arial" w:cs="Arial"/>
          <w:lang w:val="es-ES"/>
        </w:rPr>
        <w:t>aspectos académicos de las facultades, carreras y programas.</w:t>
      </w:r>
      <w:commentRangeEnd w:id="84"/>
      <w:r w:rsidR="00A331E5">
        <w:rPr>
          <w:rStyle w:val="Refdecomentario"/>
        </w:rPr>
        <w:commentReference w:id="84"/>
      </w:r>
    </w:p>
    <w:p w14:paraId="7A0E4062" w14:textId="34A0037E" w:rsidR="00DC509E" w:rsidRPr="00DC509E" w:rsidRDefault="000F1D77" w:rsidP="00BE6E49">
      <w:pPr>
        <w:pStyle w:val="Ttulo3"/>
        <w:jc w:val="both"/>
        <w:rPr>
          <w:rFonts w:ascii="Arial" w:hAnsi="Arial"/>
          <w:sz w:val="22"/>
          <w:szCs w:val="22"/>
        </w:rPr>
      </w:pPr>
      <w:r>
        <w:rPr>
          <w:rFonts w:ascii="Arial" w:hAnsi="Arial"/>
          <w:sz w:val="22"/>
          <w:szCs w:val="22"/>
        </w:rPr>
        <w:t>2.2.</w:t>
      </w:r>
      <w:r w:rsidR="000B3E65">
        <w:rPr>
          <w:rFonts w:ascii="Arial" w:hAnsi="Arial"/>
          <w:sz w:val="22"/>
          <w:szCs w:val="22"/>
        </w:rPr>
        <w:t>2</w:t>
      </w:r>
      <w:r>
        <w:rPr>
          <w:rFonts w:ascii="Arial" w:hAnsi="Arial"/>
          <w:sz w:val="22"/>
          <w:szCs w:val="22"/>
        </w:rPr>
        <w:t>.</w:t>
      </w:r>
      <w:r w:rsidR="00EA67A8">
        <w:rPr>
          <w:rFonts w:ascii="Arial" w:hAnsi="Arial"/>
          <w:sz w:val="22"/>
          <w:szCs w:val="22"/>
        </w:rPr>
        <w:t xml:space="preserve"> Misión </w:t>
      </w:r>
    </w:p>
    <w:p w14:paraId="27D25DE7" w14:textId="51DFC1A6" w:rsidR="004765BA" w:rsidRPr="00FE174C" w:rsidRDefault="004765BA" w:rsidP="00BE6E49">
      <w:pPr>
        <w:spacing w:before="240"/>
        <w:jc w:val="both"/>
        <w:rPr>
          <w:rFonts w:ascii="Arial" w:hAnsi="Arial" w:cs="Arial"/>
          <w:color w:val="FF0000"/>
          <w:lang w:val="es-BO"/>
          <w:rPrChange w:id="85" w:author="Hidekair" w:date="2024-09-24T10:58:00Z" w16du:dateUtc="2024-09-24T14:58:00Z">
            <w:rPr>
              <w:rFonts w:ascii="Arial" w:hAnsi="Arial" w:cs="Arial"/>
              <w:lang w:val="es-BO"/>
            </w:rPr>
          </w:rPrChange>
        </w:rPr>
      </w:pPr>
      <w:r w:rsidRPr="00FE174C">
        <w:rPr>
          <w:rFonts w:ascii="Arial" w:hAnsi="Arial" w:cs="Arial"/>
          <w:color w:val="FF0000"/>
          <w:lang w:val="es-BO"/>
          <w:rPrChange w:id="86" w:author="Hidekair" w:date="2024-09-24T10:58:00Z" w16du:dateUtc="2024-09-24T14:58:00Z">
            <w:rPr>
              <w:rFonts w:ascii="Arial" w:hAnsi="Arial" w:cs="Arial"/>
              <w:lang w:val="es-BO"/>
            </w:rPr>
          </w:rPrChange>
        </w:rPr>
        <w:t xml:space="preserve">Proporcionar </w:t>
      </w:r>
      <w:r w:rsidR="002B2B3F" w:rsidRPr="00FE174C">
        <w:rPr>
          <w:rFonts w:ascii="Arial" w:hAnsi="Arial" w:cs="Arial"/>
          <w:color w:val="FF0000"/>
          <w:lang w:val="es-BO"/>
          <w:rPrChange w:id="87" w:author="Hidekair" w:date="2024-09-24T10:58:00Z" w16du:dateUtc="2024-09-24T14:58:00Z">
            <w:rPr>
              <w:rFonts w:ascii="Arial" w:hAnsi="Arial" w:cs="Arial"/>
              <w:lang w:val="es-BO"/>
            </w:rPr>
          </w:rPrChange>
        </w:rPr>
        <w:t xml:space="preserve">una manera </w:t>
      </w:r>
      <w:r w:rsidRPr="00FE174C">
        <w:rPr>
          <w:rFonts w:ascii="Arial" w:hAnsi="Arial" w:cs="Arial"/>
          <w:color w:val="FF0000"/>
          <w:lang w:val="es-BO"/>
          <w:rPrChange w:id="88" w:author="Hidekair" w:date="2024-09-24T10:58:00Z" w16du:dateUtc="2024-09-24T14:58:00Z">
            <w:rPr>
              <w:rFonts w:ascii="Arial" w:hAnsi="Arial" w:cs="Arial"/>
              <w:lang w:val="es-BO"/>
            </w:rPr>
          </w:rPrChange>
        </w:rPr>
        <w:t>fácil y efectiva para la gestión de la convocatoria de Docentes de l</w:t>
      </w:r>
      <w:r w:rsidR="00C56F23" w:rsidRPr="00FE174C">
        <w:rPr>
          <w:rFonts w:ascii="Arial" w:hAnsi="Arial" w:cs="Arial"/>
          <w:color w:val="FF0000"/>
          <w:lang w:val="es-BO"/>
          <w:rPrChange w:id="89" w:author="Hidekair" w:date="2024-09-24T10:58:00Z" w16du:dateUtc="2024-09-24T14:58:00Z">
            <w:rPr>
              <w:rFonts w:ascii="Arial" w:hAnsi="Arial" w:cs="Arial"/>
              <w:lang w:val="es-BO"/>
            </w:rPr>
          </w:rPrChange>
        </w:rPr>
        <w:t xml:space="preserve">a </w:t>
      </w:r>
      <w:r w:rsidRPr="00FE174C">
        <w:rPr>
          <w:rFonts w:ascii="Arial" w:hAnsi="Arial" w:cs="Arial"/>
          <w:color w:val="FF0000"/>
          <w:lang w:val="es-BO"/>
          <w:rPrChange w:id="90" w:author="Hidekair" w:date="2024-09-24T10:58:00Z" w16du:dateUtc="2024-09-24T14:58:00Z">
            <w:rPr>
              <w:rFonts w:ascii="Arial" w:hAnsi="Arial" w:cs="Arial"/>
              <w:lang w:val="es-BO"/>
            </w:rPr>
          </w:rPrChange>
        </w:rPr>
        <w:t>“Universidad Autónoma Tomás Frías”</w:t>
      </w:r>
      <w:r w:rsidR="002B2B3F" w:rsidRPr="00FE174C">
        <w:rPr>
          <w:rFonts w:ascii="Arial" w:hAnsi="Arial" w:cs="Arial"/>
          <w:color w:val="FF0000"/>
          <w:lang w:val="es-BO"/>
          <w:rPrChange w:id="91" w:author="Hidekair" w:date="2024-09-24T10:58:00Z" w16du:dateUtc="2024-09-24T14:58:00Z">
            <w:rPr>
              <w:rFonts w:ascii="Arial" w:hAnsi="Arial" w:cs="Arial"/>
              <w:lang w:val="es-BO"/>
            </w:rPr>
          </w:rPrChange>
        </w:rPr>
        <w:t xml:space="preserve">, con el fin </w:t>
      </w:r>
      <w:r w:rsidRPr="00FE174C">
        <w:rPr>
          <w:rFonts w:ascii="Arial" w:hAnsi="Arial" w:cs="Arial"/>
          <w:color w:val="FF0000"/>
          <w:lang w:val="es-BO"/>
          <w:rPrChange w:id="92" w:author="Hidekair" w:date="2024-09-24T10:58:00Z" w16du:dateUtc="2024-09-24T14:58:00Z">
            <w:rPr>
              <w:rFonts w:ascii="Arial" w:hAnsi="Arial" w:cs="Arial"/>
              <w:lang w:val="es-BO"/>
            </w:rPr>
          </w:rPrChange>
        </w:rPr>
        <w:t xml:space="preserve">satisfacer las necesidades básicas de todas las áreas que </w:t>
      </w:r>
      <w:r w:rsidR="002B2B3F" w:rsidRPr="00FE174C">
        <w:rPr>
          <w:rFonts w:ascii="Arial" w:hAnsi="Arial" w:cs="Arial"/>
          <w:color w:val="FF0000"/>
          <w:lang w:val="es-BO"/>
          <w:rPrChange w:id="93" w:author="Hidekair" w:date="2024-09-24T10:58:00Z" w16du:dateUtc="2024-09-24T14:58:00Z">
            <w:rPr>
              <w:rFonts w:ascii="Arial" w:hAnsi="Arial" w:cs="Arial"/>
              <w:lang w:val="es-BO"/>
            </w:rPr>
          </w:rPrChange>
        </w:rPr>
        <w:t xml:space="preserve">la universidad abarca </w:t>
      </w:r>
      <w:r w:rsidRPr="00FE174C">
        <w:rPr>
          <w:rFonts w:ascii="Arial" w:hAnsi="Arial" w:cs="Arial"/>
          <w:color w:val="FF0000"/>
          <w:lang w:val="es-BO"/>
          <w:rPrChange w:id="94" w:author="Hidekair" w:date="2024-09-24T10:58:00Z" w16du:dateUtc="2024-09-24T14:58:00Z">
            <w:rPr>
              <w:rFonts w:ascii="Arial" w:hAnsi="Arial" w:cs="Arial"/>
              <w:lang w:val="es-BO"/>
            </w:rPr>
          </w:rPrChange>
        </w:rPr>
        <w:t>en el departamento de Potosí.</w:t>
      </w:r>
    </w:p>
    <w:p w14:paraId="39B55687" w14:textId="77777777" w:rsidR="000B3E65" w:rsidRDefault="00DC509E" w:rsidP="00BE6E49">
      <w:pPr>
        <w:pStyle w:val="Ttulo3"/>
        <w:jc w:val="both"/>
        <w:rPr>
          <w:rFonts w:ascii="Arial" w:hAnsi="Arial"/>
          <w:sz w:val="22"/>
          <w:szCs w:val="22"/>
        </w:rPr>
      </w:pPr>
      <w:r>
        <w:rPr>
          <w:rFonts w:ascii="Arial" w:hAnsi="Arial"/>
          <w:sz w:val="22"/>
          <w:szCs w:val="22"/>
        </w:rPr>
        <w:t>2</w:t>
      </w:r>
      <w:r w:rsidR="0018255A">
        <w:rPr>
          <w:rFonts w:ascii="Arial" w:hAnsi="Arial"/>
          <w:sz w:val="22"/>
          <w:szCs w:val="22"/>
        </w:rPr>
        <w:t>.2.3</w:t>
      </w:r>
      <w:r w:rsidR="000B3E65">
        <w:rPr>
          <w:rFonts w:ascii="Arial" w:hAnsi="Arial"/>
          <w:sz w:val="22"/>
          <w:szCs w:val="22"/>
        </w:rPr>
        <w:t>.</w:t>
      </w:r>
      <w:r w:rsidR="0018255A">
        <w:rPr>
          <w:rFonts w:ascii="Arial" w:hAnsi="Arial"/>
          <w:sz w:val="22"/>
          <w:szCs w:val="22"/>
        </w:rPr>
        <w:t xml:space="preserve"> Visión</w:t>
      </w:r>
    </w:p>
    <w:p w14:paraId="3A512B08" w14:textId="0089FE70" w:rsidR="000B3E65" w:rsidRPr="00A331E5" w:rsidRDefault="00D0181A" w:rsidP="00BE6E49">
      <w:pPr>
        <w:spacing w:before="240"/>
        <w:jc w:val="both"/>
        <w:rPr>
          <w:rFonts w:ascii="Arial" w:hAnsi="Arial" w:cs="Arial"/>
          <w:color w:val="FF0000"/>
          <w:lang w:val="es-ES"/>
          <w:rPrChange w:id="95" w:author="Hidekair" w:date="2024-09-24T10:58:00Z" w16du:dateUtc="2024-09-24T14:58:00Z">
            <w:rPr>
              <w:rFonts w:ascii="Arial" w:hAnsi="Arial" w:cs="Arial"/>
              <w:lang w:val="es-ES"/>
            </w:rPr>
          </w:rPrChange>
        </w:rPr>
      </w:pPr>
      <w:r w:rsidRPr="00A331E5">
        <w:rPr>
          <w:rFonts w:ascii="Arial" w:hAnsi="Arial" w:cs="Arial"/>
          <w:color w:val="FF0000"/>
          <w:lang w:val="es-ES"/>
          <w:rPrChange w:id="96" w:author="Hidekair" w:date="2024-09-24T10:58:00Z" w16du:dateUtc="2024-09-24T14:58:00Z">
            <w:rPr>
              <w:rFonts w:ascii="Arial" w:hAnsi="Arial" w:cs="Arial"/>
              <w:lang w:val="es-ES"/>
            </w:rPr>
          </w:rPrChange>
        </w:rPr>
        <w:t>Ser un área especializada en brindar soporte a estudiantes, docentes y personal administrativo en el uso de herramientas tecnológicas, como plataformas de gestión, correos electrónicos institucionales y sistemas de evaluación. Además, se trabajará en conjunto con el área de Secretaría Académica y otras áreas del Vicerrectorado para implementar soluciones tecnológicas que faciliten la gestión académica.</w:t>
      </w:r>
    </w:p>
    <w:p w14:paraId="4EA9B62C" w14:textId="77777777" w:rsidR="00E43398" w:rsidRDefault="00BC6A15" w:rsidP="00BE6E49">
      <w:pPr>
        <w:pStyle w:val="Ttulo3"/>
        <w:jc w:val="both"/>
        <w:rPr>
          <w:rFonts w:ascii="Arial" w:hAnsi="Arial"/>
          <w:sz w:val="22"/>
          <w:szCs w:val="22"/>
        </w:rPr>
      </w:pPr>
      <w:r>
        <w:rPr>
          <w:rFonts w:ascii="Arial" w:hAnsi="Arial"/>
          <w:sz w:val="22"/>
          <w:szCs w:val="22"/>
        </w:rPr>
        <w:t xml:space="preserve">2.2.4. Estructura Organizacional </w:t>
      </w:r>
    </w:p>
    <w:p w14:paraId="2AA0BA59" w14:textId="115118F1" w:rsidR="00E43398" w:rsidRDefault="00A0241F" w:rsidP="00BE6E49">
      <w:pPr>
        <w:spacing w:before="240"/>
        <w:jc w:val="both"/>
        <w:rPr>
          <w:rFonts w:ascii="Arial" w:hAnsi="Arial" w:cs="Arial"/>
          <w:b/>
          <w:bCs/>
          <w:lang w:val="es-ES"/>
        </w:rPr>
      </w:pPr>
      <w:r w:rsidRPr="00A0241F">
        <w:rPr>
          <w:rFonts w:ascii="Arial" w:hAnsi="Arial" w:cs="Arial"/>
          <w:lang w:val="es-ES"/>
        </w:rPr>
        <w:t>La estructura organizacional es un elemento fundamental para el funcionamiento de cualquier organización, ya que establece la forma en que se distribuyen las responsabilidades, departamentos y áreas</w:t>
      </w:r>
      <w:r w:rsidR="00D74F15">
        <w:rPr>
          <w:rFonts w:ascii="Arial" w:hAnsi="Arial" w:cs="Arial"/>
          <w:lang w:val="es-ES"/>
        </w:rPr>
        <w:t>.</w:t>
      </w:r>
      <w:r w:rsidRPr="00A0241F">
        <w:rPr>
          <w:rFonts w:ascii="Arial" w:hAnsi="Arial" w:cs="Arial"/>
          <w:lang w:val="es-ES"/>
        </w:rPr>
        <w:t xml:space="preserve"> </w:t>
      </w:r>
      <w:r w:rsidRPr="00A0241F">
        <w:rPr>
          <w:rFonts w:ascii="Arial" w:hAnsi="Arial" w:cs="Arial"/>
          <w:b/>
          <w:bCs/>
          <w:lang w:val="es-ES"/>
        </w:rPr>
        <w:t>(ver Anexo 5)</w:t>
      </w:r>
    </w:p>
    <w:p w14:paraId="229A8346" w14:textId="56C781C8" w:rsidR="003A52B6" w:rsidRPr="001A2A63" w:rsidRDefault="003A52B6" w:rsidP="00BE6E49">
      <w:pPr>
        <w:pStyle w:val="Ttulo2"/>
        <w:jc w:val="both"/>
        <w:rPr>
          <w:rFonts w:ascii="Arial" w:hAnsi="Arial"/>
          <w:sz w:val="22"/>
          <w:szCs w:val="24"/>
        </w:rPr>
      </w:pPr>
      <w:r w:rsidRPr="003A52B6">
        <w:rPr>
          <w:rFonts w:ascii="Arial" w:hAnsi="Arial"/>
          <w:sz w:val="22"/>
          <w:szCs w:val="24"/>
        </w:rPr>
        <w:lastRenderedPageBreak/>
        <w:t>2.3. Análisis de ins</w:t>
      </w:r>
      <w:r w:rsidRPr="001A2A63">
        <w:rPr>
          <w:rFonts w:ascii="Arial" w:hAnsi="Arial"/>
          <w:sz w:val="22"/>
          <w:szCs w:val="24"/>
        </w:rPr>
        <w:t>trumentos</w:t>
      </w:r>
    </w:p>
    <w:p w14:paraId="16485701" w14:textId="5D054E11" w:rsidR="003A52B6" w:rsidRPr="00474B55" w:rsidRDefault="003A52B6" w:rsidP="00BE6E49">
      <w:pPr>
        <w:pStyle w:val="Ttulo3"/>
        <w:jc w:val="both"/>
        <w:rPr>
          <w:rFonts w:ascii="Arial" w:hAnsi="Arial"/>
          <w:sz w:val="22"/>
          <w:szCs w:val="24"/>
        </w:rPr>
      </w:pPr>
      <w:r w:rsidRPr="00474B55">
        <w:rPr>
          <w:rFonts w:ascii="Arial" w:hAnsi="Arial"/>
          <w:sz w:val="22"/>
          <w:szCs w:val="24"/>
        </w:rPr>
        <w:t>2.3.</w:t>
      </w:r>
      <w:r w:rsidR="001A2A63" w:rsidRPr="00474B55">
        <w:rPr>
          <w:rFonts w:ascii="Arial" w:hAnsi="Arial"/>
          <w:sz w:val="22"/>
          <w:szCs w:val="24"/>
        </w:rPr>
        <w:t>1. Observación</w:t>
      </w:r>
    </w:p>
    <w:p w14:paraId="77B7E803" w14:textId="77777777" w:rsidR="004B5D93" w:rsidRDefault="004B5D93" w:rsidP="00BE6E49">
      <w:pPr>
        <w:spacing w:before="240"/>
        <w:jc w:val="both"/>
        <w:rPr>
          <w:rFonts w:ascii="Arial" w:hAnsi="Arial" w:cs="Arial"/>
          <w:lang w:val="es-ES"/>
        </w:rPr>
      </w:pPr>
      <w:r w:rsidRPr="004B5D93">
        <w:rPr>
          <w:rFonts w:ascii="Arial" w:hAnsi="Arial" w:cs="Arial"/>
          <w:lang w:val="es-ES"/>
        </w:rPr>
        <w:t>Se utilizó la observación para analizar los procesos que se llevan a cabo en la Unidad Tecnológica Informática. Se observó que el registro y almacenamiento de las convocatorias se realiza de manera manual, organizando los archivos en carpetas creadas en una computadora. Estas carpetas se clasifican por el nombre de la facultad, la carrera y si están dirigidas a estudiantes o docentes. Los archivos se guardan en formato PDF, etiquetados con el número de registro y el número de resolución.</w:t>
      </w:r>
    </w:p>
    <w:p w14:paraId="672B61FB" w14:textId="62E9A2A2" w:rsidR="0076380E" w:rsidRPr="0076380E" w:rsidRDefault="0076380E" w:rsidP="00BE6E49">
      <w:pPr>
        <w:spacing w:before="240"/>
        <w:jc w:val="both"/>
        <w:rPr>
          <w:rFonts w:ascii="Arial" w:hAnsi="Arial" w:cs="Arial"/>
          <w:lang w:val="es-ES"/>
        </w:rPr>
      </w:pPr>
      <w:r w:rsidRPr="0076380E">
        <w:rPr>
          <w:rFonts w:ascii="Arial" w:hAnsi="Arial" w:cs="Arial"/>
          <w:lang w:val="es-ES"/>
        </w:rPr>
        <w:t>Este proceso se repite cada vez que se realiza una designación por convocatoria, lo que genera un mayor uso de papel y un consumo considerable de tiempo al realizar verificaciones y correcciones, ya que se depende de respuestas para corregir errores.</w:t>
      </w:r>
    </w:p>
    <w:p w14:paraId="281C0101" w14:textId="065AC2A3" w:rsidR="006969D1" w:rsidRPr="00387D1D" w:rsidRDefault="0076380E" w:rsidP="00BE6E49">
      <w:pPr>
        <w:spacing w:before="240"/>
        <w:jc w:val="both"/>
        <w:rPr>
          <w:lang w:val="es-ES"/>
        </w:rPr>
      </w:pPr>
      <w:r w:rsidRPr="0076380E">
        <w:rPr>
          <w:rFonts w:ascii="Arial" w:hAnsi="Arial" w:cs="Arial"/>
          <w:lang w:val="es-ES"/>
        </w:rPr>
        <w:t>Con el apoyo de una guía de observación, se recopiló la información precisa para el desarrollo del sistema, con el objetivo de satisfacer las necesidades del usuario y lograr un control más eficiente en los registros de archivos</w:t>
      </w:r>
      <w:r w:rsidR="00143800">
        <w:rPr>
          <w:lang w:val="es-ES"/>
        </w:rPr>
        <w:t xml:space="preserve"> (</w:t>
      </w:r>
      <w:r w:rsidR="00430C72" w:rsidRPr="00430C72">
        <w:rPr>
          <w:rFonts w:ascii="Arial" w:hAnsi="Arial" w:cs="Arial"/>
          <w:b/>
          <w:bCs/>
          <w:szCs w:val="22"/>
          <w:lang w:val="es-BO"/>
        </w:rPr>
        <w:t>Ver Anexo</w:t>
      </w:r>
      <w:r w:rsidR="00430C72">
        <w:rPr>
          <w:rFonts w:ascii="Arial" w:hAnsi="Arial" w:cs="Arial"/>
          <w:b/>
          <w:bCs/>
          <w:szCs w:val="22"/>
          <w:lang w:val="es-BO"/>
        </w:rPr>
        <w:t xml:space="preserve"> 2</w:t>
      </w:r>
      <w:r w:rsidR="00143800">
        <w:rPr>
          <w:lang w:val="es-ES"/>
        </w:rPr>
        <w:t>)</w:t>
      </w:r>
    </w:p>
    <w:p w14:paraId="0BD46172" w14:textId="77777777" w:rsidR="00387D1D" w:rsidRDefault="00387D1D" w:rsidP="00BE6E49">
      <w:pPr>
        <w:pStyle w:val="Ttulo3"/>
        <w:jc w:val="both"/>
        <w:rPr>
          <w:rFonts w:ascii="Arial" w:hAnsi="Arial"/>
          <w:sz w:val="22"/>
          <w:szCs w:val="22"/>
        </w:rPr>
      </w:pPr>
      <w:r>
        <w:rPr>
          <w:rFonts w:ascii="Arial" w:hAnsi="Arial"/>
          <w:sz w:val="22"/>
          <w:szCs w:val="22"/>
        </w:rPr>
        <w:t>2.3.1.1. Conclusión</w:t>
      </w:r>
    </w:p>
    <w:p w14:paraId="43F03FC3" w14:textId="385B2DDC" w:rsidR="006F7F9D" w:rsidRPr="00420507" w:rsidRDefault="00420507" w:rsidP="00BE6E49">
      <w:pPr>
        <w:spacing w:before="240"/>
        <w:jc w:val="both"/>
        <w:rPr>
          <w:rFonts w:ascii="Arial" w:hAnsi="Arial" w:cs="Arial"/>
          <w:lang w:val="es-ES"/>
        </w:rPr>
      </w:pPr>
      <w:r w:rsidRPr="00420507">
        <w:rPr>
          <w:rFonts w:ascii="Arial" w:hAnsi="Arial" w:cs="Arial"/>
          <w:lang w:val="es-ES"/>
        </w:rPr>
        <w:t>Mediante esta técnica de investigación, se logró observar todos los procedimientos que se realizan en la Unidad Tecnológica Informática, específicamente en la recepción de convocatorias dirigidas a docentes de la Universidad Autónoma Tomás Frías. De esta manera, se recopilaron los requerimientos y procesos que deben ser automatizados.</w:t>
      </w:r>
    </w:p>
    <w:p w14:paraId="156BFCE1" w14:textId="77777777" w:rsidR="006F7F9D" w:rsidRDefault="006F7F9D" w:rsidP="00BE6E49">
      <w:pPr>
        <w:pStyle w:val="Ttulo3"/>
        <w:jc w:val="both"/>
        <w:rPr>
          <w:rFonts w:ascii="Arial" w:hAnsi="Arial"/>
          <w:sz w:val="22"/>
          <w:szCs w:val="22"/>
        </w:rPr>
      </w:pPr>
      <w:r>
        <w:rPr>
          <w:rFonts w:ascii="Arial" w:hAnsi="Arial"/>
          <w:sz w:val="22"/>
          <w:szCs w:val="22"/>
        </w:rPr>
        <w:lastRenderedPageBreak/>
        <w:t>2.3.2. Entrevista</w:t>
      </w:r>
    </w:p>
    <w:p w14:paraId="6EF35BC7" w14:textId="5E6B7A4F" w:rsidR="006F7F9D" w:rsidRPr="006F7F9D" w:rsidRDefault="001B4C0C" w:rsidP="00BE6E49">
      <w:pPr>
        <w:spacing w:before="240"/>
        <w:jc w:val="both"/>
        <w:rPr>
          <w:rFonts w:ascii="Arial" w:hAnsi="Arial" w:cs="Arial"/>
          <w:lang w:val="es-ES"/>
        </w:rPr>
      </w:pPr>
      <w:r w:rsidRPr="001B4C0C">
        <w:rPr>
          <w:rFonts w:ascii="Arial" w:hAnsi="Arial" w:cs="Arial"/>
          <w:lang w:val="es-ES"/>
        </w:rPr>
        <w:t>Se realizó una entrevista a la directora de la Facultad de Ciencias Sociales y al ingeniero a cargo del área tecnológica</w:t>
      </w:r>
      <w:r>
        <w:rPr>
          <w:rFonts w:ascii="Arial" w:hAnsi="Arial" w:cs="Arial"/>
          <w:lang w:val="es-ES"/>
        </w:rPr>
        <w:t xml:space="preserve"> en el vicerrectorado</w:t>
      </w:r>
      <w:r w:rsidRPr="001B4C0C">
        <w:rPr>
          <w:rFonts w:ascii="Arial" w:hAnsi="Arial" w:cs="Arial"/>
          <w:lang w:val="es-ES"/>
        </w:rPr>
        <w:t>, con el fin de conocer los procedimientos actuales y poder definir los alcances y limitaciones del sistema</w:t>
      </w:r>
      <w:r w:rsidR="006F7F9D">
        <w:rPr>
          <w:rFonts w:ascii="Arial" w:hAnsi="Arial" w:cs="Arial"/>
          <w:lang w:val="es-ES"/>
        </w:rPr>
        <w:t>. (</w:t>
      </w:r>
      <w:r w:rsidR="00430C72" w:rsidRPr="00430C72">
        <w:rPr>
          <w:rFonts w:ascii="Arial" w:hAnsi="Arial" w:cs="Arial"/>
          <w:b/>
          <w:bCs/>
          <w:szCs w:val="22"/>
          <w:lang w:val="es-BO"/>
        </w:rPr>
        <w:t>Ver Anexo</w:t>
      </w:r>
      <w:r w:rsidR="00430C72">
        <w:rPr>
          <w:rFonts w:ascii="Arial" w:hAnsi="Arial" w:cs="Arial"/>
          <w:b/>
          <w:bCs/>
          <w:szCs w:val="22"/>
          <w:lang w:val="es-BO"/>
        </w:rPr>
        <w:t xml:space="preserve"> </w:t>
      </w:r>
      <w:r w:rsidR="006F7F9D" w:rsidRPr="00430C72">
        <w:rPr>
          <w:rFonts w:ascii="Arial" w:hAnsi="Arial" w:cs="Arial"/>
          <w:b/>
          <w:bCs/>
          <w:lang w:val="es-ES"/>
        </w:rPr>
        <w:t>3</w:t>
      </w:r>
      <w:r w:rsidR="006F7F9D">
        <w:rPr>
          <w:rFonts w:ascii="Arial" w:hAnsi="Arial" w:cs="Arial"/>
          <w:lang w:val="es-ES"/>
        </w:rPr>
        <w:t>)</w:t>
      </w:r>
    </w:p>
    <w:p w14:paraId="315B06C5" w14:textId="77777777" w:rsidR="006F7F9D" w:rsidRDefault="00387D1D" w:rsidP="00BE6E49">
      <w:pPr>
        <w:pStyle w:val="Ttulo3"/>
        <w:jc w:val="both"/>
        <w:rPr>
          <w:rFonts w:ascii="Arial" w:hAnsi="Arial"/>
          <w:sz w:val="22"/>
          <w:szCs w:val="22"/>
        </w:rPr>
      </w:pPr>
      <w:r>
        <w:rPr>
          <w:rFonts w:ascii="Arial" w:hAnsi="Arial"/>
          <w:sz w:val="22"/>
          <w:szCs w:val="22"/>
        </w:rPr>
        <w:t xml:space="preserve"> </w:t>
      </w:r>
      <w:r w:rsidR="006F7F9D">
        <w:rPr>
          <w:rFonts w:ascii="Arial" w:hAnsi="Arial"/>
          <w:sz w:val="22"/>
          <w:szCs w:val="22"/>
        </w:rPr>
        <w:t>2.3.2.1. Conclusión</w:t>
      </w:r>
    </w:p>
    <w:p w14:paraId="26787D07" w14:textId="793B174E" w:rsidR="0018255A" w:rsidRPr="00A56055" w:rsidRDefault="001B4C0C" w:rsidP="00BE6E49">
      <w:pPr>
        <w:spacing w:before="240"/>
        <w:jc w:val="both"/>
        <w:rPr>
          <w:rFonts w:ascii="Arial" w:hAnsi="Arial"/>
          <w:szCs w:val="22"/>
          <w:lang w:val="es-BO"/>
        </w:rPr>
      </w:pPr>
      <w:r w:rsidRPr="001B4C0C">
        <w:rPr>
          <w:rFonts w:ascii="Arial" w:hAnsi="Arial" w:cs="Arial"/>
          <w:lang w:val="es-ES"/>
        </w:rPr>
        <w:t>Mediante esta técnica, se recopiló información clave sobre las tareas y la forma en que se realizan, tanto en el área administrativa como en la receptiva. De esta manera, se pudieron definir y sugerir soluciones para la automatización de los procesos.</w:t>
      </w:r>
      <w:r w:rsidR="006F7F9D">
        <w:rPr>
          <w:rFonts w:ascii="Arial" w:hAnsi="Arial" w:cs="Arial"/>
          <w:lang w:val="es-ES"/>
        </w:rPr>
        <w:t xml:space="preserve"> </w:t>
      </w:r>
    </w:p>
    <w:p w14:paraId="6A1CDA50" w14:textId="77777777" w:rsidR="006F7F9D" w:rsidRDefault="006F7F9D" w:rsidP="00BE6E49">
      <w:pPr>
        <w:pStyle w:val="Ttulo2"/>
        <w:jc w:val="both"/>
        <w:rPr>
          <w:rFonts w:ascii="Arial" w:hAnsi="Arial"/>
          <w:sz w:val="22"/>
          <w:szCs w:val="24"/>
        </w:rPr>
      </w:pPr>
      <w:r>
        <w:rPr>
          <w:rFonts w:ascii="Arial" w:hAnsi="Arial"/>
          <w:sz w:val="22"/>
          <w:szCs w:val="24"/>
        </w:rPr>
        <w:t>2.4. Planificación del proyecto</w:t>
      </w:r>
    </w:p>
    <w:p w14:paraId="77875664" w14:textId="77777777" w:rsidR="006F7F9D" w:rsidRDefault="006F7F9D" w:rsidP="00BE6E49">
      <w:pPr>
        <w:pStyle w:val="Ttulo3"/>
        <w:jc w:val="both"/>
        <w:rPr>
          <w:rFonts w:ascii="Arial" w:hAnsi="Arial"/>
          <w:sz w:val="22"/>
          <w:szCs w:val="24"/>
        </w:rPr>
      </w:pPr>
      <w:r>
        <w:rPr>
          <w:rFonts w:ascii="Arial" w:hAnsi="Arial"/>
          <w:sz w:val="22"/>
          <w:szCs w:val="24"/>
        </w:rPr>
        <w:t>2.4.1. Recopilación de las historias de usuario para el sistema</w:t>
      </w:r>
    </w:p>
    <w:p w14:paraId="0615EBF4" w14:textId="3E146199" w:rsidR="006F7F9D" w:rsidRDefault="00D43515" w:rsidP="00BE6E49">
      <w:pPr>
        <w:spacing w:before="240"/>
        <w:jc w:val="both"/>
        <w:rPr>
          <w:rFonts w:ascii="Arial" w:hAnsi="Arial" w:cs="Arial"/>
          <w:lang w:val="es-ES"/>
        </w:rPr>
      </w:pPr>
      <w:r w:rsidRPr="00D43515">
        <w:rPr>
          <w:rFonts w:ascii="Arial" w:hAnsi="Arial" w:cs="Arial"/>
          <w:lang w:val="es-ES"/>
        </w:rPr>
        <w:t xml:space="preserve">Una vez identificados los requerimientos del proyecto, a </w:t>
      </w:r>
      <w:proofErr w:type="gramStart"/>
      <w:r w:rsidRPr="00D43515">
        <w:rPr>
          <w:rFonts w:ascii="Arial" w:hAnsi="Arial" w:cs="Arial"/>
          <w:lang w:val="es-ES"/>
        </w:rPr>
        <w:t>continuación</w:t>
      </w:r>
      <w:proofErr w:type="gramEnd"/>
      <w:r w:rsidRPr="00D43515">
        <w:rPr>
          <w:rFonts w:ascii="Arial" w:hAnsi="Arial" w:cs="Arial"/>
          <w:lang w:val="es-ES"/>
        </w:rPr>
        <w:t xml:space="preserve"> se presenta una planificación inicial para el cumplimiento de las historias de usuario, correspondientes a las diferentes partes del sistema.</w:t>
      </w:r>
      <w:r w:rsidR="006F7F9D">
        <w:rPr>
          <w:rFonts w:ascii="Arial" w:hAnsi="Arial" w:cs="Arial"/>
          <w:lang w:val="es-ES"/>
        </w:rPr>
        <w:t xml:space="preserve"> </w:t>
      </w:r>
    </w:p>
    <w:p w14:paraId="0800ECCE" w14:textId="5B464ADD" w:rsidR="006F7F9D" w:rsidRDefault="006F7F9D">
      <w:pPr>
        <w:spacing w:before="240"/>
        <w:jc w:val="center"/>
        <w:rPr>
          <w:rFonts w:ascii="Arial" w:hAnsi="Arial" w:cs="Arial"/>
          <w:lang w:val="es-ES"/>
        </w:rPr>
        <w:pPrChange w:id="97" w:author="Hidekair" w:date="2024-09-24T11:01:00Z" w16du:dateUtc="2024-09-24T15:01:00Z">
          <w:pPr>
            <w:spacing w:before="240"/>
            <w:jc w:val="both"/>
          </w:pPr>
        </w:pPrChange>
      </w:pPr>
      <w:r w:rsidRPr="006F7F9D">
        <w:rPr>
          <w:rFonts w:ascii="Arial" w:hAnsi="Arial" w:cs="Arial"/>
          <w:b/>
          <w:bCs/>
          <w:lang w:val="es-ES"/>
        </w:rPr>
        <w:t>Tabla Nro. 1.</w:t>
      </w:r>
      <w:r>
        <w:rPr>
          <w:rFonts w:ascii="Arial" w:hAnsi="Arial" w:cs="Arial"/>
          <w:b/>
          <w:bCs/>
          <w:lang w:val="es-ES"/>
        </w:rPr>
        <w:t xml:space="preserve"> </w:t>
      </w:r>
      <w:r w:rsidRPr="006F7F9D">
        <w:rPr>
          <w:rFonts w:ascii="Arial" w:hAnsi="Arial" w:cs="Arial"/>
          <w:lang w:val="es-ES"/>
        </w:rPr>
        <w:t>Historia de usuario 1</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F552C8" w:rsidRPr="00F552C8" w14:paraId="68EC952F" w14:textId="77777777" w:rsidTr="00782EB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5D5D8CBA" w14:textId="77777777" w:rsidR="00F552C8" w:rsidRPr="00F552C8" w:rsidRDefault="00F552C8"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F552C8" w:rsidRPr="00F552C8" w14:paraId="3F2C3E0B" w14:textId="77777777" w:rsidTr="00782E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57240F34" w14:textId="1091C620" w:rsidR="00F552C8" w:rsidRPr="00F552C8" w:rsidRDefault="00F552C8"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1D6823A5" w14:textId="77777777" w:rsidR="00F552C8" w:rsidRPr="00F552C8" w:rsidRDefault="00F552C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sidRPr="00F552C8">
              <w:rPr>
                <w:rFonts w:ascii="Calibri" w:eastAsia="Times New Roman" w:hAnsi="Calibri" w:cs="Calibri"/>
                <w:color w:val="000000"/>
                <w:szCs w:val="22"/>
                <w:lang w:val="es-BO" w:eastAsia="es-BO"/>
              </w:rPr>
              <w:t>Login</w:t>
            </w:r>
            <w:proofErr w:type="spellEnd"/>
          </w:p>
        </w:tc>
      </w:tr>
      <w:tr w:rsidR="00F552C8" w:rsidRPr="00F552C8" w14:paraId="7EA1AF08" w14:textId="77777777" w:rsidTr="00782EB3">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F550251" w14:textId="77777777" w:rsidR="00F552C8" w:rsidRPr="00F552C8" w:rsidRDefault="00F552C8"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1B469A7F" w14:textId="77777777" w:rsidR="00F552C8" w:rsidRPr="00F552C8" w:rsidRDefault="00F552C8"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1</w:t>
            </w:r>
          </w:p>
        </w:tc>
      </w:tr>
      <w:tr w:rsidR="00F552C8" w:rsidRPr="00F552C8" w14:paraId="520C1B64" w14:textId="77777777" w:rsidTr="00782E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BC4CF41" w14:textId="77777777" w:rsidR="00F552C8" w:rsidRPr="00F552C8" w:rsidRDefault="00F552C8"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684FA224" w14:textId="77777777" w:rsidR="00F552C8" w:rsidRPr="00F552C8" w:rsidRDefault="00F552C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p>
        </w:tc>
      </w:tr>
      <w:tr w:rsidR="00F552C8" w:rsidRPr="00F552C8" w14:paraId="5E68A6E1" w14:textId="77777777" w:rsidTr="00782EB3">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35839CC7" w14:textId="71D81D04" w:rsidR="00F552C8" w:rsidRPr="00F552C8" w:rsidRDefault="00F552C8"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152242C8" w14:textId="77777777" w:rsidR="00F552C8" w:rsidRPr="00F552C8" w:rsidRDefault="00F552C8"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F552C8" w:rsidRPr="00F552C8" w14:paraId="17042C5F" w14:textId="77777777" w:rsidTr="00782E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FD6F6BA" w14:textId="77777777" w:rsidR="00F552C8" w:rsidRPr="00F552C8" w:rsidRDefault="00F552C8"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24C43A7A" w14:textId="77777777" w:rsidR="00F552C8" w:rsidRPr="00F552C8" w:rsidRDefault="00F552C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F552C8" w:rsidRPr="00F552C8" w14:paraId="6D9FC16F" w14:textId="77777777" w:rsidTr="00782EB3">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1626E805" w14:textId="01AB1F15" w:rsidR="00F552C8" w:rsidRPr="00F552C8" w:rsidRDefault="00F552C8"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F552C8" w:rsidRPr="0093149C" w14:paraId="5C07E4CB" w14:textId="77777777" w:rsidTr="00782EB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24CCB351" w14:textId="2C93507C" w:rsidR="00F552C8" w:rsidRPr="00F552C8" w:rsidRDefault="00782EB3" w:rsidP="00BE6E49">
            <w:pPr>
              <w:spacing w:before="240" w:line="240" w:lineRule="auto"/>
              <w:jc w:val="both"/>
              <w:rPr>
                <w:rFonts w:ascii="Calibri" w:eastAsia="Times New Roman" w:hAnsi="Calibri" w:cs="Calibri"/>
                <w:b w:val="0"/>
                <w:bCs w:val="0"/>
                <w:szCs w:val="22"/>
                <w:lang w:val="es-BO" w:eastAsia="es-BO"/>
              </w:rPr>
            </w:pPr>
            <w:r w:rsidRPr="00782EB3">
              <w:rPr>
                <w:rFonts w:ascii="Calibri" w:eastAsia="Times New Roman" w:hAnsi="Calibri" w:cs="Calibri"/>
                <w:b w:val="0"/>
                <w:bCs w:val="0"/>
                <w:color w:val="auto"/>
                <w:szCs w:val="22"/>
                <w:lang w:val="es-BO" w:eastAsia="es-BO"/>
              </w:rPr>
              <w:lastRenderedPageBreak/>
              <w:t>El</w:t>
            </w:r>
            <w:r>
              <w:rPr>
                <w:rFonts w:ascii="Calibri" w:eastAsia="Times New Roman" w:hAnsi="Calibri" w:cs="Calibri"/>
                <w:b w:val="0"/>
                <w:bCs w:val="0"/>
                <w:color w:val="auto"/>
                <w:szCs w:val="22"/>
                <w:lang w:val="es-BO" w:eastAsia="es-BO"/>
              </w:rPr>
              <w:t xml:space="preserve"> sistema requiere que el usuario este autenticado para poder acceder a los diferentes procesos que ofrece la </w:t>
            </w:r>
            <w:r w:rsidR="00242802">
              <w:rPr>
                <w:rFonts w:ascii="Calibri" w:eastAsia="Times New Roman" w:hAnsi="Calibri" w:cs="Calibri"/>
                <w:b w:val="0"/>
                <w:bCs w:val="0"/>
                <w:color w:val="auto"/>
                <w:szCs w:val="22"/>
                <w:lang w:val="es-BO" w:eastAsia="es-BO"/>
              </w:rPr>
              <w:t>aplicación</w:t>
            </w:r>
            <w:r>
              <w:rPr>
                <w:rFonts w:ascii="Calibri" w:eastAsia="Times New Roman" w:hAnsi="Calibri" w:cs="Calibri"/>
                <w:b w:val="0"/>
                <w:bCs w:val="0"/>
                <w:color w:val="auto"/>
                <w:szCs w:val="22"/>
                <w:lang w:val="es-BO" w:eastAsia="es-BO"/>
              </w:rPr>
              <w:t>.</w:t>
            </w:r>
            <w:r w:rsidR="00F552C8" w:rsidRPr="00F552C8">
              <w:rPr>
                <w:rFonts w:ascii="Calibri" w:eastAsia="Times New Roman" w:hAnsi="Calibri" w:cs="Calibri"/>
                <w:b w:val="0"/>
                <w:bCs w:val="0"/>
                <w:szCs w:val="22"/>
                <w:lang w:val="es-BO" w:eastAsia="es-BO"/>
              </w:rPr>
              <w:t> </w:t>
            </w:r>
          </w:p>
        </w:tc>
      </w:tr>
      <w:tr w:rsidR="00F552C8" w:rsidRPr="0093149C" w14:paraId="3082DBC5" w14:textId="77777777" w:rsidTr="00782EB3">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35E12CB1" w14:textId="77777777" w:rsidR="00F552C8" w:rsidRPr="00F552C8" w:rsidRDefault="00F552C8"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1A7C6030" w14:textId="1E477F2E" w:rsidR="00F552C8" w:rsidRPr="00F552C8" w:rsidRDefault="00782EB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782EB3">
              <w:rPr>
                <w:rFonts w:ascii="Calibri" w:eastAsia="Times New Roman" w:hAnsi="Calibri" w:cs="Calibri"/>
                <w:color w:val="000000"/>
                <w:szCs w:val="22"/>
                <w:lang w:val="es-BO" w:eastAsia="es-BO"/>
              </w:rPr>
              <w:t>I</w:t>
            </w:r>
            <w:r>
              <w:rPr>
                <w:rFonts w:ascii="Calibri" w:eastAsia="Times New Roman" w:hAnsi="Calibri" w:cs="Calibri"/>
                <w:color w:val="000000"/>
                <w:szCs w:val="22"/>
                <w:lang w:val="es-BO" w:eastAsia="es-BO"/>
              </w:rPr>
              <w:t xml:space="preserve">niciar sesión para acceder a las opciones que ofrece </w:t>
            </w:r>
            <w:r w:rsidR="00242802">
              <w:rPr>
                <w:rFonts w:ascii="Calibri" w:eastAsia="Times New Roman" w:hAnsi="Calibri" w:cs="Calibri"/>
                <w:color w:val="000000"/>
                <w:szCs w:val="22"/>
                <w:lang w:val="es-BO" w:eastAsia="es-BO"/>
              </w:rPr>
              <w:t>la aplicación.</w:t>
            </w:r>
            <w:r w:rsidR="00F552C8" w:rsidRPr="00F552C8">
              <w:rPr>
                <w:rFonts w:ascii="Calibri" w:eastAsia="Times New Roman" w:hAnsi="Calibri" w:cs="Calibri"/>
                <w:color w:val="000000"/>
                <w:szCs w:val="22"/>
                <w:lang w:val="es-BO" w:eastAsia="es-BO"/>
              </w:rPr>
              <w:t> </w:t>
            </w:r>
          </w:p>
        </w:tc>
      </w:tr>
    </w:tbl>
    <w:p w14:paraId="194E7504" w14:textId="44145D67" w:rsidR="00F552C8" w:rsidRDefault="00C47FA0">
      <w:pPr>
        <w:spacing w:before="240"/>
        <w:jc w:val="center"/>
        <w:rPr>
          <w:rFonts w:ascii="Arial" w:hAnsi="Arial" w:cs="Arial"/>
          <w:lang w:val="es-ES"/>
        </w:rPr>
        <w:pPrChange w:id="98" w:author="Hidekair" w:date="2024-09-24T11:01:00Z" w16du:dateUtc="2024-09-24T15:01:00Z">
          <w:pPr>
            <w:spacing w:before="240"/>
            <w:jc w:val="both"/>
          </w:pPr>
        </w:pPrChange>
      </w:pPr>
      <w:ins w:id="99" w:author="Hidekair" w:date="2024-09-24T11:01:00Z" w16du:dateUtc="2024-09-24T15:01:00Z">
        <w:r>
          <w:rPr>
            <w:rFonts w:ascii="Arial" w:hAnsi="Arial" w:cs="Arial"/>
            <w:b/>
            <w:bCs/>
            <w:lang w:val="es-ES"/>
          </w:rPr>
          <w:t xml:space="preserve">                                                                     </w:t>
        </w:r>
      </w:ins>
      <w:r w:rsidR="00782EB3" w:rsidRPr="00C47FA0">
        <w:rPr>
          <w:rFonts w:ascii="Arial" w:hAnsi="Arial" w:cs="Arial"/>
          <w:b/>
          <w:bCs/>
          <w:sz w:val="18"/>
          <w:szCs w:val="16"/>
          <w:lang w:val="es-ES"/>
          <w:rPrChange w:id="100" w:author="Hidekair" w:date="2024-09-24T11:01:00Z" w16du:dateUtc="2024-09-24T15:01:00Z">
            <w:rPr>
              <w:rFonts w:ascii="Arial" w:hAnsi="Arial" w:cs="Arial"/>
              <w:b/>
              <w:bCs/>
              <w:lang w:val="es-ES"/>
            </w:rPr>
          </w:rPrChange>
        </w:rPr>
        <w:t xml:space="preserve">Fuente: </w:t>
      </w:r>
      <w:r w:rsidR="00782EB3" w:rsidRPr="00C47FA0">
        <w:rPr>
          <w:rFonts w:ascii="Arial" w:hAnsi="Arial" w:cs="Arial"/>
          <w:sz w:val="18"/>
          <w:szCs w:val="16"/>
          <w:lang w:val="es-ES"/>
          <w:rPrChange w:id="101" w:author="Hidekair" w:date="2024-09-24T11:01:00Z" w16du:dateUtc="2024-09-24T15:01:00Z">
            <w:rPr>
              <w:rFonts w:ascii="Arial" w:hAnsi="Arial" w:cs="Arial"/>
              <w:lang w:val="es-ES"/>
            </w:rPr>
          </w:rPrChange>
        </w:rPr>
        <w:t>Elaboración Propia</w:t>
      </w:r>
    </w:p>
    <w:p w14:paraId="003BB1AD" w14:textId="38AFB991" w:rsidR="00782EB3" w:rsidRDefault="00782EB3">
      <w:pPr>
        <w:spacing w:before="240"/>
        <w:jc w:val="center"/>
        <w:rPr>
          <w:rFonts w:ascii="Arial" w:hAnsi="Arial" w:cs="Arial"/>
          <w:lang w:val="es-ES"/>
        </w:rPr>
        <w:pPrChange w:id="102" w:author="Hidekair" w:date="2024-09-24T11:01:00Z" w16du:dateUtc="2024-09-24T15:01:00Z">
          <w:pPr>
            <w:spacing w:before="240"/>
            <w:jc w:val="both"/>
          </w:pPr>
        </w:pPrChange>
      </w:pPr>
      <w:r w:rsidRPr="006F7F9D">
        <w:rPr>
          <w:rFonts w:ascii="Arial" w:hAnsi="Arial" w:cs="Arial"/>
          <w:b/>
          <w:bCs/>
          <w:lang w:val="es-ES"/>
        </w:rPr>
        <w:t xml:space="preserve">Tabla Nro. </w:t>
      </w:r>
      <w:r>
        <w:rPr>
          <w:rFonts w:ascii="Arial" w:hAnsi="Arial" w:cs="Arial"/>
          <w:b/>
          <w:bCs/>
          <w:lang w:val="es-ES"/>
        </w:rPr>
        <w:t>2</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2</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782EB3" w:rsidRPr="00F552C8" w14:paraId="04A88C9B" w14:textId="77777777" w:rsidTr="005E44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0D1BF592" w14:textId="77777777" w:rsidR="00782EB3" w:rsidRPr="00F552C8" w:rsidRDefault="00782EB3"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782EB3" w:rsidRPr="00F552C8" w14:paraId="2CA09CD5"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5126B864" w14:textId="77777777" w:rsidR="00782EB3" w:rsidRPr="00F552C8" w:rsidRDefault="00782E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557CB7B6" w14:textId="16328247" w:rsidR="00782EB3" w:rsidRPr="00F552C8" w:rsidRDefault="0024280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Registro Facultad</w:t>
            </w:r>
          </w:p>
        </w:tc>
      </w:tr>
      <w:tr w:rsidR="00782EB3" w:rsidRPr="00F552C8" w14:paraId="34C27F75"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28AD5772" w14:textId="77777777" w:rsidR="00782EB3" w:rsidRPr="00F552C8" w:rsidRDefault="00782E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1D006F82" w14:textId="1CCB44B2" w:rsidR="00782EB3" w:rsidRPr="00F552C8" w:rsidRDefault="0024280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2</w:t>
            </w:r>
          </w:p>
        </w:tc>
      </w:tr>
      <w:tr w:rsidR="00782EB3" w:rsidRPr="00F552C8" w14:paraId="47B8FE08"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24A06BF2" w14:textId="77777777" w:rsidR="00782EB3" w:rsidRPr="00F552C8" w:rsidRDefault="00782E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3959DE7C" w14:textId="77777777" w:rsidR="00782EB3" w:rsidRPr="00F552C8" w:rsidRDefault="00782EB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p>
        </w:tc>
      </w:tr>
      <w:tr w:rsidR="00782EB3" w:rsidRPr="00F552C8" w14:paraId="42496E31"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EF66195" w14:textId="77777777" w:rsidR="00782EB3" w:rsidRPr="00F552C8" w:rsidRDefault="00782E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6D0A6173" w14:textId="77777777" w:rsidR="00782EB3" w:rsidRPr="00F552C8" w:rsidRDefault="00782EB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782EB3" w:rsidRPr="00F552C8" w14:paraId="165AFD33"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615198E" w14:textId="77777777" w:rsidR="00782EB3" w:rsidRPr="00F552C8" w:rsidRDefault="00782E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42822890" w14:textId="77777777" w:rsidR="00782EB3" w:rsidRPr="00F552C8" w:rsidRDefault="00782EB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782EB3" w:rsidRPr="00F552C8" w14:paraId="72EE7E37"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3BB03BAF" w14:textId="77777777" w:rsidR="00782EB3" w:rsidRPr="00F552C8" w:rsidRDefault="00782E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782EB3" w:rsidRPr="0093149C" w14:paraId="69100A5F"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426CF56C" w14:textId="49149343" w:rsidR="00782EB3" w:rsidRPr="00F552C8" w:rsidRDefault="00242802"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 xml:space="preserve">Para hacer un registro dentro del sistema un usuario autorizado debe </w:t>
            </w:r>
            <w:r w:rsidR="00A56055">
              <w:rPr>
                <w:rFonts w:ascii="Calibri" w:eastAsia="Times New Roman" w:hAnsi="Calibri" w:cs="Calibri"/>
                <w:b w:val="0"/>
                <w:bCs w:val="0"/>
                <w:color w:val="auto"/>
                <w:szCs w:val="22"/>
                <w:lang w:val="es-BO" w:eastAsia="es-BO"/>
              </w:rPr>
              <w:t xml:space="preserve">poder </w:t>
            </w:r>
            <w:r w:rsidR="000555B1">
              <w:rPr>
                <w:rFonts w:ascii="Calibri" w:eastAsia="Times New Roman" w:hAnsi="Calibri" w:cs="Calibri"/>
                <w:b w:val="0"/>
                <w:bCs w:val="0"/>
                <w:color w:val="auto"/>
                <w:szCs w:val="22"/>
                <w:lang w:val="es-BO" w:eastAsia="es-BO"/>
              </w:rPr>
              <w:t>(crear, editar, eliminar) facultades dentro de la entidad, para el uso futuro en la creación de convocatorias.</w:t>
            </w:r>
            <w:r w:rsidR="000555B1" w:rsidRPr="00F552C8">
              <w:rPr>
                <w:rFonts w:ascii="Calibri" w:eastAsia="Times New Roman" w:hAnsi="Calibri" w:cs="Calibri"/>
                <w:b w:val="0"/>
                <w:bCs w:val="0"/>
                <w:szCs w:val="22"/>
                <w:lang w:val="es-BO" w:eastAsia="es-BO"/>
              </w:rPr>
              <w:t> </w:t>
            </w:r>
          </w:p>
        </w:tc>
      </w:tr>
      <w:tr w:rsidR="00782EB3" w:rsidRPr="0093149C" w14:paraId="2A3686C9"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276ACC0F" w14:textId="77777777" w:rsidR="00782EB3" w:rsidRPr="00F552C8" w:rsidRDefault="00782E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4723245B" w14:textId="6DE186CF" w:rsidR="00782EB3" w:rsidRPr="00F552C8" w:rsidRDefault="0024280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 xml:space="preserve">Iniciar sesión para poder acceder a las opciones de la aplicación </w:t>
            </w:r>
            <w:r w:rsidRPr="00F552C8">
              <w:rPr>
                <w:rFonts w:ascii="Calibri" w:eastAsia="Times New Roman" w:hAnsi="Calibri" w:cs="Calibri"/>
                <w:color w:val="000000"/>
                <w:szCs w:val="22"/>
                <w:lang w:val="es-BO" w:eastAsia="es-BO"/>
              </w:rPr>
              <w:t>ir</w:t>
            </w:r>
            <w:r>
              <w:rPr>
                <w:rFonts w:ascii="Calibri" w:eastAsia="Times New Roman" w:hAnsi="Calibri" w:cs="Calibri"/>
                <w:color w:val="000000"/>
                <w:szCs w:val="22"/>
                <w:lang w:val="es-BO" w:eastAsia="es-BO"/>
              </w:rPr>
              <w:t xml:space="preserve"> al apartado</w:t>
            </w:r>
            <w:r w:rsidR="000070BC">
              <w:rPr>
                <w:rFonts w:ascii="Calibri" w:eastAsia="Times New Roman" w:hAnsi="Calibri" w:cs="Calibri"/>
                <w:color w:val="000000"/>
                <w:szCs w:val="22"/>
                <w:lang w:val="es-BO" w:eastAsia="es-BO"/>
              </w:rPr>
              <w:t xml:space="preserve"> del </w:t>
            </w:r>
            <w:proofErr w:type="spellStart"/>
            <w:r w:rsidR="000070BC">
              <w:rPr>
                <w:rFonts w:ascii="Calibri" w:eastAsia="Times New Roman" w:hAnsi="Calibri" w:cs="Calibri"/>
                <w:color w:val="000000"/>
                <w:szCs w:val="22"/>
                <w:lang w:val="es-BO" w:eastAsia="es-BO"/>
              </w:rPr>
              <w:t>navbar</w:t>
            </w:r>
            <w:proofErr w:type="spellEnd"/>
            <w:r>
              <w:rPr>
                <w:rFonts w:ascii="Calibri" w:eastAsia="Times New Roman" w:hAnsi="Calibri" w:cs="Calibri"/>
                <w:color w:val="000000"/>
                <w:szCs w:val="22"/>
                <w:lang w:val="es-BO" w:eastAsia="es-BO"/>
              </w:rPr>
              <w:t xml:space="preserve"> facultades, luego opción “crear</w:t>
            </w:r>
            <w:r w:rsidR="00A56055">
              <w:rPr>
                <w:rFonts w:ascii="Calibri" w:eastAsia="Times New Roman" w:hAnsi="Calibri" w:cs="Calibri"/>
                <w:color w:val="000000"/>
                <w:szCs w:val="22"/>
                <w:lang w:val="es-BO" w:eastAsia="es-BO"/>
              </w:rPr>
              <w:t xml:space="preserve">, editar y eliminar </w:t>
            </w:r>
            <w:r>
              <w:rPr>
                <w:rFonts w:ascii="Calibri" w:eastAsia="Times New Roman" w:hAnsi="Calibri" w:cs="Calibri"/>
                <w:color w:val="000000"/>
                <w:szCs w:val="22"/>
                <w:lang w:val="es-BO" w:eastAsia="es-BO"/>
              </w:rPr>
              <w:t>facultad ”.</w:t>
            </w:r>
          </w:p>
        </w:tc>
      </w:tr>
    </w:tbl>
    <w:p w14:paraId="08DD8AB0" w14:textId="0A959EC3" w:rsidR="00782EB3" w:rsidRDefault="00782EB3"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69B5E6B8" w14:textId="00B0628F" w:rsidR="00242802" w:rsidRDefault="00242802" w:rsidP="00BE6E49">
      <w:pPr>
        <w:spacing w:before="240"/>
        <w:jc w:val="both"/>
        <w:rPr>
          <w:rFonts w:ascii="Arial" w:hAnsi="Arial" w:cs="Arial"/>
          <w:lang w:val="es-ES"/>
        </w:rPr>
      </w:pPr>
      <w:r w:rsidRPr="006F7F9D">
        <w:rPr>
          <w:rFonts w:ascii="Arial" w:hAnsi="Arial" w:cs="Arial"/>
          <w:b/>
          <w:bCs/>
          <w:lang w:val="es-ES"/>
        </w:rPr>
        <w:t xml:space="preserve">Tabla Nro. </w:t>
      </w:r>
      <w:r>
        <w:rPr>
          <w:rFonts w:ascii="Arial" w:hAnsi="Arial" w:cs="Arial"/>
          <w:b/>
          <w:bCs/>
          <w:lang w:val="es-ES"/>
        </w:rPr>
        <w:t>3</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3</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242802" w:rsidRPr="00F552C8" w14:paraId="5E865159" w14:textId="77777777" w:rsidTr="005E44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02610195" w14:textId="77777777" w:rsidR="00242802" w:rsidRPr="00F552C8" w:rsidRDefault="00242802"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242802" w:rsidRPr="00F552C8" w14:paraId="10FD3ED1"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61EBA138" w14:textId="77777777" w:rsidR="00242802" w:rsidRPr="00F552C8" w:rsidRDefault="00242802"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2794C2AD" w14:textId="092715AD" w:rsidR="00242802" w:rsidRPr="00F552C8" w:rsidRDefault="0024280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Registro de carreras</w:t>
            </w:r>
          </w:p>
        </w:tc>
      </w:tr>
      <w:tr w:rsidR="00242802" w:rsidRPr="00F552C8" w14:paraId="444529F8"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5E5F94D7" w14:textId="77777777" w:rsidR="00242802" w:rsidRPr="00F552C8" w:rsidRDefault="00242802"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13DDEFCC" w14:textId="3A88FECC" w:rsidR="00242802" w:rsidRPr="00F552C8" w:rsidRDefault="0024280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3</w:t>
            </w:r>
          </w:p>
        </w:tc>
      </w:tr>
      <w:tr w:rsidR="00242802" w:rsidRPr="00F552C8" w14:paraId="6F869592"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2C67E629" w14:textId="77777777" w:rsidR="00242802" w:rsidRPr="00F552C8" w:rsidRDefault="00242802"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28F58F48" w14:textId="77777777" w:rsidR="00242802" w:rsidRPr="00F552C8" w:rsidRDefault="0024280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p>
        </w:tc>
      </w:tr>
      <w:tr w:rsidR="00242802" w:rsidRPr="00F552C8" w14:paraId="534B5299"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924E8C5" w14:textId="77777777" w:rsidR="00242802" w:rsidRPr="00F552C8" w:rsidRDefault="00242802"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lastRenderedPageBreak/>
              <w:t>Prioridad:</w:t>
            </w:r>
          </w:p>
        </w:tc>
        <w:tc>
          <w:tcPr>
            <w:tcW w:w="4532" w:type="dxa"/>
            <w:noWrap/>
            <w:hideMark/>
          </w:tcPr>
          <w:p w14:paraId="3802823E" w14:textId="77777777" w:rsidR="00242802" w:rsidRPr="00F552C8" w:rsidRDefault="0024280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242802" w:rsidRPr="00F552C8" w14:paraId="75388B94"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BAC9BC4" w14:textId="77777777" w:rsidR="00242802" w:rsidRPr="00F552C8" w:rsidRDefault="00242802"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77E05C0E" w14:textId="77777777" w:rsidR="00242802" w:rsidRPr="00F552C8" w:rsidRDefault="0024280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242802" w:rsidRPr="00F552C8" w14:paraId="2CF074BD"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154FAEC5" w14:textId="77777777" w:rsidR="00242802" w:rsidRPr="00F552C8" w:rsidRDefault="00242802"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242802" w:rsidRPr="0093149C" w14:paraId="6DB34B33"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1FBB40D7" w14:textId="5CAFE0D4" w:rsidR="00242802" w:rsidRPr="00F552C8" w:rsidRDefault="00242802"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 xml:space="preserve">Para hacer un registro dentro del sistema un usuario autorizado debe </w:t>
            </w:r>
            <w:r w:rsidR="000555B1">
              <w:rPr>
                <w:rFonts w:ascii="Calibri" w:eastAsia="Times New Roman" w:hAnsi="Calibri" w:cs="Calibri"/>
                <w:b w:val="0"/>
                <w:bCs w:val="0"/>
                <w:color w:val="auto"/>
                <w:szCs w:val="22"/>
                <w:lang w:val="es-BO" w:eastAsia="es-BO"/>
              </w:rPr>
              <w:t>poder gestionar (crear, editar, eliminar)</w:t>
            </w:r>
            <w:r>
              <w:rPr>
                <w:rFonts w:ascii="Calibri" w:eastAsia="Times New Roman" w:hAnsi="Calibri" w:cs="Calibri"/>
                <w:b w:val="0"/>
                <w:bCs w:val="0"/>
                <w:color w:val="auto"/>
                <w:szCs w:val="22"/>
                <w:lang w:val="es-BO" w:eastAsia="es-BO"/>
              </w:rPr>
              <w:t xml:space="preserve"> carrera</w:t>
            </w:r>
            <w:r w:rsidR="000555B1">
              <w:rPr>
                <w:rFonts w:ascii="Calibri" w:eastAsia="Times New Roman" w:hAnsi="Calibri" w:cs="Calibri"/>
                <w:b w:val="0"/>
                <w:bCs w:val="0"/>
                <w:color w:val="auto"/>
                <w:szCs w:val="22"/>
                <w:lang w:val="es-BO" w:eastAsia="es-BO"/>
              </w:rPr>
              <w:t>s</w:t>
            </w:r>
            <w:r>
              <w:rPr>
                <w:rFonts w:ascii="Calibri" w:eastAsia="Times New Roman" w:hAnsi="Calibri" w:cs="Calibri"/>
                <w:b w:val="0"/>
                <w:bCs w:val="0"/>
                <w:color w:val="auto"/>
                <w:szCs w:val="22"/>
                <w:lang w:val="es-BO" w:eastAsia="es-BO"/>
              </w:rPr>
              <w:t xml:space="preserve"> dentro de la entidad</w:t>
            </w:r>
            <w:r w:rsidR="000555B1">
              <w:rPr>
                <w:rFonts w:ascii="Calibri" w:eastAsia="Times New Roman" w:hAnsi="Calibri" w:cs="Calibri"/>
                <w:b w:val="0"/>
                <w:bCs w:val="0"/>
                <w:color w:val="auto"/>
                <w:szCs w:val="22"/>
                <w:lang w:val="es-BO" w:eastAsia="es-BO"/>
              </w:rPr>
              <w:t>, para el uso futuro en la creación de convocatorias.</w:t>
            </w:r>
            <w:r w:rsidRPr="00F552C8">
              <w:rPr>
                <w:rFonts w:ascii="Calibri" w:eastAsia="Times New Roman" w:hAnsi="Calibri" w:cs="Calibri"/>
                <w:b w:val="0"/>
                <w:bCs w:val="0"/>
                <w:szCs w:val="22"/>
                <w:lang w:val="es-BO" w:eastAsia="es-BO"/>
              </w:rPr>
              <w:t> </w:t>
            </w:r>
          </w:p>
        </w:tc>
      </w:tr>
      <w:tr w:rsidR="00242802" w:rsidRPr="0093149C" w14:paraId="4C54B314"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1258CE3A" w14:textId="77777777" w:rsidR="00242802" w:rsidRPr="00F552C8" w:rsidRDefault="00242802"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73EC53B8" w14:textId="0638856B" w:rsidR="00242802" w:rsidRPr="00F552C8" w:rsidRDefault="0024280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 xml:space="preserve">Iniciar sesión para poder acceder a las opciones de la aplicación, ir al apartado </w:t>
            </w:r>
            <w:r w:rsidR="000070BC">
              <w:rPr>
                <w:rFonts w:ascii="Calibri" w:eastAsia="Times New Roman" w:hAnsi="Calibri" w:cs="Calibri"/>
                <w:color w:val="000000"/>
                <w:szCs w:val="22"/>
                <w:lang w:val="es-BO" w:eastAsia="es-BO"/>
              </w:rPr>
              <w:t xml:space="preserve">del </w:t>
            </w:r>
            <w:proofErr w:type="spellStart"/>
            <w:r w:rsidR="000555B1">
              <w:rPr>
                <w:rFonts w:ascii="Calibri" w:eastAsia="Times New Roman" w:hAnsi="Calibri" w:cs="Calibri"/>
                <w:color w:val="000000"/>
                <w:szCs w:val="22"/>
                <w:lang w:val="es-BO" w:eastAsia="es-BO"/>
              </w:rPr>
              <w:t>navbar</w:t>
            </w:r>
            <w:proofErr w:type="spellEnd"/>
            <w:r w:rsidR="000555B1">
              <w:rPr>
                <w:rFonts w:ascii="Calibri" w:eastAsia="Times New Roman" w:hAnsi="Calibri" w:cs="Calibri"/>
                <w:color w:val="000000"/>
                <w:szCs w:val="22"/>
                <w:lang w:val="es-BO" w:eastAsia="es-BO"/>
              </w:rPr>
              <w:t xml:space="preserve"> facultades</w:t>
            </w:r>
            <w:r>
              <w:rPr>
                <w:rFonts w:ascii="Calibri" w:eastAsia="Times New Roman" w:hAnsi="Calibri" w:cs="Calibri"/>
                <w:color w:val="000000"/>
                <w:szCs w:val="22"/>
                <w:lang w:val="es-BO" w:eastAsia="es-BO"/>
              </w:rPr>
              <w:t xml:space="preserve">, luego opción </w:t>
            </w:r>
            <w:r w:rsidR="000555B1">
              <w:rPr>
                <w:rFonts w:ascii="Calibri" w:eastAsia="Times New Roman" w:hAnsi="Calibri" w:cs="Calibri"/>
                <w:color w:val="000000"/>
                <w:szCs w:val="22"/>
                <w:lang w:val="es-BO" w:eastAsia="es-BO"/>
              </w:rPr>
              <w:t xml:space="preserve">“crear, editar y eliminar </w:t>
            </w:r>
            <w:r>
              <w:rPr>
                <w:rFonts w:ascii="Calibri" w:eastAsia="Times New Roman" w:hAnsi="Calibri" w:cs="Calibri"/>
                <w:color w:val="000000"/>
                <w:szCs w:val="22"/>
                <w:lang w:val="es-BO" w:eastAsia="es-BO"/>
              </w:rPr>
              <w:t>carrera”.</w:t>
            </w:r>
          </w:p>
        </w:tc>
      </w:tr>
    </w:tbl>
    <w:p w14:paraId="6866DC35" w14:textId="28F84AC0" w:rsidR="00242802" w:rsidRDefault="00242802"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5046C080" w14:textId="2F029F6F" w:rsidR="000070BC" w:rsidRDefault="000070BC" w:rsidP="00BE6E49">
      <w:pPr>
        <w:spacing w:before="240"/>
        <w:jc w:val="both"/>
        <w:rPr>
          <w:rFonts w:ascii="Arial" w:hAnsi="Arial" w:cs="Arial"/>
          <w:lang w:val="es-ES"/>
        </w:rPr>
      </w:pPr>
      <w:r w:rsidRPr="006F7F9D">
        <w:rPr>
          <w:rFonts w:ascii="Arial" w:hAnsi="Arial" w:cs="Arial"/>
          <w:b/>
          <w:bCs/>
          <w:lang w:val="es-ES"/>
        </w:rPr>
        <w:t xml:space="preserve">Tabla Nro. </w:t>
      </w:r>
      <w:r>
        <w:rPr>
          <w:rFonts w:ascii="Arial" w:hAnsi="Arial" w:cs="Arial"/>
          <w:b/>
          <w:bCs/>
          <w:lang w:val="es-ES"/>
        </w:rPr>
        <w:t>4</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4</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0070BC" w:rsidRPr="00F552C8" w14:paraId="38F1D205" w14:textId="77777777" w:rsidTr="005E44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4553BFCC" w14:textId="77777777" w:rsidR="000070BC" w:rsidRPr="00F552C8" w:rsidRDefault="000070BC"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0070BC" w:rsidRPr="00F552C8" w14:paraId="5A15F6A9"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3012ECA6"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610D662F" w14:textId="020E7321" w:rsidR="000070BC" w:rsidRPr="00F552C8" w:rsidRDefault="000070BC"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Registro tipo de convocatoria</w:t>
            </w:r>
          </w:p>
        </w:tc>
      </w:tr>
      <w:tr w:rsidR="000070BC" w:rsidRPr="00F552C8" w14:paraId="12277450"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7A48637"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1DBDB723" w14:textId="4C4FFAB3" w:rsidR="000070BC" w:rsidRPr="00F552C8" w:rsidRDefault="000070BC"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4</w:t>
            </w:r>
          </w:p>
        </w:tc>
      </w:tr>
      <w:tr w:rsidR="000070BC" w:rsidRPr="00F552C8" w14:paraId="02F568D3"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EA5D631"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0B16C0F7" w14:textId="77777777" w:rsidR="000070BC" w:rsidRPr="00F552C8" w:rsidRDefault="000070BC"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p>
        </w:tc>
      </w:tr>
      <w:tr w:rsidR="000070BC" w:rsidRPr="00F552C8" w14:paraId="6D8CE7B4"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BC316C2"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264CDB7C" w14:textId="77777777" w:rsidR="000070BC" w:rsidRPr="00F552C8" w:rsidRDefault="000070BC"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0070BC" w:rsidRPr="00F552C8" w14:paraId="36298CC2"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51A1E56B"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4AEB0B9E" w14:textId="77777777" w:rsidR="000070BC" w:rsidRPr="00F552C8" w:rsidRDefault="000070BC"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0070BC" w:rsidRPr="00F552C8" w14:paraId="56FAF841"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7309B894"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0070BC" w:rsidRPr="0093149C" w14:paraId="6C06A299"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7512C46E" w14:textId="7816F30D" w:rsidR="000070BC" w:rsidRPr="00F552C8" w:rsidRDefault="000555B1"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Para hacer un registro dentro del sistema un usuario autorizado debe poder gestionar (crear, editar, eliminar) los tipos de convocatorias dentro de la entidad, para el uso futuro en la creación de convocatorias.</w:t>
            </w:r>
            <w:r w:rsidRPr="00F552C8">
              <w:rPr>
                <w:rFonts w:ascii="Calibri" w:eastAsia="Times New Roman" w:hAnsi="Calibri" w:cs="Calibri"/>
                <w:b w:val="0"/>
                <w:bCs w:val="0"/>
                <w:szCs w:val="22"/>
                <w:lang w:val="es-BO" w:eastAsia="es-BO"/>
              </w:rPr>
              <w:t> </w:t>
            </w:r>
          </w:p>
        </w:tc>
      </w:tr>
      <w:tr w:rsidR="000070BC" w:rsidRPr="0093149C" w14:paraId="5E287B5F"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5598C47D"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60B6C174" w14:textId="49E899AB" w:rsidR="000070BC" w:rsidRPr="00F552C8" w:rsidRDefault="000070BC"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 xml:space="preserve">Iniciar sesión para poder acceder a las opciones de la aplicación </w:t>
            </w:r>
            <w:r w:rsidRPr="00F552C8">
              <w:rPr>
                <w:rFonts w:ascii="Calibri" w:eastAsia="Times New Roman" w:hAnsi="Calibri" w:cs="Calibri"/>
                <w:color w:val="000000"/>
                <w:szCs w:val="22"/>
                <w:lang w:val="es-BO" w:eastAsia="es-BO"/>
              </w:rPr>
              <w:t>ir</w:t>
            </w:r>
            <w:r>
              <w:rPr>
                <w:rFonts w:ascii="Calibri" w:eastAsia="Times New Roman" w:hAnsi="Calibri" w:cs="Calibri"/>
                <w:color w:val="000000"/>
                <w:szCs w:val="22"/>
                <w:lang w:val="es-BO" w:eastAsia="es-BO"/>
              </w:rPr>
              <w:t xml:space="preserve"> al apartado del </w:t>
            </w:r>
            <w:proofErr w:type="spellStart"/>
            <w:r w:rsidR="000555B1">
              <w:rPr>
                <w:rFonts w:ascii="Calibri" w:eastAsia="Times New Roman" w:hAnsi="Calibri" w:cs="Calibri"/>
                <w:color w:val="000000"/>
                <w:szCs w:val="22"/>
                <w:lang w:val="es-BO" w:eastAsia="es-BO"/>
              </w:rPr>
              <w:t>navbar</w:t>
            </w:r>
            <w:proofErr w:type="spellEnd"/>
            <w:r w:rsidR="000555B1">
              <w:rPr>
                <w:rFonts w:ascii="Calibri" w:eastAsia="Times New Roman" w:hAnsi="Calibri" w:cs="Calibri"/>
                <w:color w:val="000000"/>
                <w:szCs w:val="22"/>
                <w:lang w:val="es-BO" w:eastAsia="es-BO"/>
              </w:rPr>
              <w:t xml:space="preserve"> facultades</w:t>
            </w:r>
            <w:r>
              <w:rPr>
                <w:rFonts w:ascii="Calibri" w:eastAsia="Times New Roman" w:hAnsi="Calibri" w:cs="Calibri"/>
                <w:color w:val="000000"/>
                <w:szCs w:val="22"/>
                <w:lang w:val="es-BO" w:eastAsia="es-BO"/>
              </w:rPr>
              <w:t xml:space="preserve">, luego opción </w:t>
            </w:r>
            <w:r w:rsidR="000555B1">
              <w:rPr>
                <w:rFonts w:ascii="Calibri" w:eastAsia="Times New Roman" w:hAnsi="Calibri" w:cs="Calibri"/>
                <w:color w:val="000000"/>
                <w:szCs w:val="22"/>
                <w:lang w:val="es-BO" w:eastAsia="es-BO"/>
              </w:rPr>
              <w:t xml:space="preserve">“crear, editar y eliminar </w:t>
            </w:r>
            <w:r>
              <w:rPr>
                <w:rFonts w:ascii="Calibri" w:eastAsia="Times New Roman" w:hAnsi="Calibri" w:cs="Calibri"/>
                <w:color w:val="000000"/>
                <w:szCs w:val="22"/>
                <w:lang w:val="es-BO" w:eastAsia="es-BO"/>
              </w:rPr>
              <w:t>Tipo de convocatoria”.</w:t>
            </w:r>
          </w:p>
        </w:tc>
      </w:tr>
    </w:tbl>
    <w:p w14:paraId="5211CB7E" w14:textId="47EAF825" w:rsidR="000070BC" w:rsidRDefault="000070BC"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2F439E2F" w14:textId="6FC2A82C" w:rsidR="000070BC" w:rsidRDefault="000070BC" w:rsidP="00BE6E49">
      <w:pPr>
        <w:spacing w:before="240"/>
        <w:jc w:val="both"/>
        <w:rPr>
          <w:rFonts w:ascii="Arial" w:hAnsi="Arial" w:cs="Arial"/>
          <w:lang w:val="es-ES"/>
        </w:rPr>
      </w:pPr>
      <w:r w:rsidRPr="006F7F9D">
        <w:rPr>
          <w:rFonts w:ascii="Arial" w:hAnsi="Arial" w:cs="Arial"/>
          <w:b/>
          <w:bCs/>
          <w:lang w:val="es-ES"/>
        </w:rPr>
        <w:lastRenderedPageBreak/>
        <w:t xml:space="preserve">Tabla Nro. </w:t>
      </w:r>
      <w:r>
        <w:rPr>
          <w:rFonts w:ascii="Arial" w:hAnsi="Arial" w:cs="Arial"/>
          <w:b/>
          <w:bCs/>
          <w:lang w:val="es-ES"/>
        </w:rPr>
        <w:t>5</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5</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0070BC" w:rsidRPr="00F552C8" w14:paraId="4DA2F454" w14:textId="77777777" w:rsidTr="005E44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501841D9" w14:textId="77777777" w:rsidR="000070BC" w:rsidRPr="00F552C8" w:rsidRDefault="000070BC"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0070BC" w:rsidRPr="00F552C8" w14:paraId="6A87D229"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7F8413D4"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08F999A4" w14:textId="78838841" w:rsidR="000070BC" w:rsidRPr="00F552C8" w:rsidRDefault="000070BC"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Registro materias</w:t>
            </w:r>
          </w:p>
        </w:tc>
      </w:tr>
      <w:tr w:rsidR="000070BC" w:rsidRPr="00F552C8" w14:paraId="62F01D2E"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779667D3"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601A104C" w14:textId="026A5470" w:rsidR="000070BC" w:rsidRPr="00F552C8" w:rsidRDefault="000070BC"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5</w:t>
            </w:r>
          </w:p>
        </w:tc>
      </w:tr>
      <w:tr w:rsidR="000070BC" w:rsidRPr="00F552C8" w14:paraId="7DC2216C"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309C6B4B"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7BCCE034" w14:textId="77777777" w:rsidR="000070BC" w:rsidRPr="00F552C8" w:rsidRDefault="000070BC"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p>
        </w:tc>
      </w:tr>
      <w:tr w:rsidR="000070BC" w:rsidRPr="00F552C8" w14:paraId="54861C90"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B893A3A"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7A8B7EA3" w14:textId="77777777" w:rsidR="000070BC" w:rsidRPr="00F552C8" w:rsidRDefault="000070BC"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0070BC" w:rsidRPr="00F552C8" w14:paraId="28CA1AA1"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3802A923"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591F81F9" w14:textId="77777777" w:rsidR="000070BC" w:rsidRPr="00F552C8" w:rsidRDefault="000070BC"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0070BC" w:rsidRPr="00F552C8" w14:paraId="14821B57"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6C6C5EEA"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0070BC" w:rsidRPr="0093149C" w14:paraId="13CFC4D2"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5E5F9479" w14:textId="69FEE7B4" w:rsidR="000070BC" w:rsidRPr="00F552C8" w:rsidRDefault="000070BC"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 xml:space="preserve">Para hacer un registro dentro del sistema un usuario autorizado debe </w:t>
            </w:r>
            <w:r w:rsidR="000555B1">
              <w:rPr>
                <w:rFonts w:ascii="Calibri" w:eastAsia="Times New Roman" w:hAnsi="Calibri" w:cs="Calibri"/>
                <w:b w:val="0"/>
                <w:bCs w:val="0"/>
                <w:color w:val="auto"/>
                <w:szCs w:val="22"/>
                <w:lang w:val="es-BO" w:eastAsia="es-BO"/>
              </w:rPr>
              <w:t>gestionar (crear, editar, eliminar) materias dentro de la entidad, para el uso futuro en la creación de convocatorias</w:t>
            </w:r>
            <w:r>
              <w:rPr>
                <w:rFonts w:ascii="Calibri" w:eastAsia="Times New Roman" w:hAnsi="Calibri" w:cs="Calibri"/>
                <w:b w:val="0"/>
                <w:bCs w:val="0"/>
                <w:color w:val="auto"/>
                <w:szCs w:val="22"/>
                <w:lang w:val="es-BO" w:eastAsia="es-BO"/>
              </w:rPr>
              <w:t>.</w:t>
            </w:r>
            <w:r w:rsidRPr="00F552C8">
              <w:rPr>
                <w:rFonts w:ascii="Calibri" w:eastAsia="Times New Roman" w:hAnsi="Calibri" w:cs="Calibri"/>
                <w:b w:val="0"/>
                <w:bCs w:val="0"/>
                <w:szCs w:val="22"/>
                <w:lang w:val="es-BO" w:eastAsia="es-BO"/>
              </w:rPr>
              <w:t> </w:t>
            </w:r>
          </w:p>
        </w:tc>
      </w:tr>
      <w:tr w:rsidR="000070BC" w:rsidRPr="0093149C" w14:paraId="0930582C"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24BE5E1E" w14:textId="77777777" w:rsidR="000070BC" w:rsidRPr="00F552C8" w:rsidRDefault="000070BC"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362D76B9" w14:textId="4711FB8D" w:rsidR="000070BC" w:rsidRPr="00F552C8" w:rsidRDefault="000070BC"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 xml:space="preserve">Iniciar sesión para poder acceder a las opciones de la aplicación </w:t>
            </w:r>
            <w:r w:rsidRPr="00F552C8">
              <w:rPr>
                <w:rFonts w:ascii="Calibri" w:eastAsia="Times New Roman" w:hAnsi="Calibri" w:cs="Calibri"/>
                <w:color w:val="000000"/>
                <w:szCs w:val="22"/>
                <w:lang w:val="es-BO" w:eastAsia="es-BO"/>
              </w:rPr>
              <w:t>ir</w:t>
            </w:r>
            <w:r>
              <w:rPr>
                <w:rFonts w:ascii="Calibri" w:eastAsia="Times New Roman" w:hAnsi="Calibri" w:cs="Calibri"/>
                <w:color w:val="000000"/>
                <w:szCs w:val="22"/>
                <w:lang w:val="es-BO" w:eastAsia="es-BO"/>
              </w:rPr>
              <w:t xml:space="preserve"> al apartado del </w:t>
            </w:r>
            <w:proofErr w:type="spellStart"/>
            <w:r>
              <w:rPr>
                <w:rFonts w:ascii="Calibri" w:eastAsia="Times New Roman" w:hAnsi="Calibri" w:cs="Calibri"/>
                <w:color w:val="000000"/>
                <w:szCs w:val="22"/>
                <w:lang w:val="es-BO" w:eastAsia="es-BO"/>
              </w:rPr>
              <w:t>navbar</w:t>
            </w:r>
            <w:proofErr w:type="spellEnd"/>
            <w:r>
              <w:rPr>
                <w:rFonts w:ascii="Calibri" w:eastAsia="Times New Roman" w:hAnsi="Calibri" w:cs="Calibri"/>
                <w:color w:val="000000"/>
                <w:szCs w:val="22"/>
                <w:lang w:val="es-BO" w:eastAsia="es-BO"/>
              </w:rPr>
              <w:t xml:space="preserve"> Materias, luego opción “</w:t>
            </w:r>
            <w:r w:rsidR="000555B1">
              <w:rPr>
                <w:rFonts w:ascii="Calibri" w:eastAsia="Times New Roman" w:hAnsi="Calibri" w:cs="Calibri"/>
                <w:color w:val="000000"/>
                <w:szCs w:val="22"/>
                <w:lang w:val="es-BO" w:eastAsia="es-BO"/>
              </w:rPr>
              <w:t xml:space="preserve">“crear, editar y eliminar </w:t>
            </w:r>
            <w:r>
              <w:rPr>
                <w:rFonts w:ascii="Calibri" w:eastAsia="Times New Roman" w:hAnsi="Calibri" w:cs="Calibri"/>
                <w:color w:val="000000"/>
                <w:szCs w:val="22"/>
                <w:lang w:val="es-BO" w:eastAsia="es-BO"/>
              </w:rPr>
              <w:t>Materia”.</w:t>
            </w:r>
          </w:p>
        </w:tc>
      </w:tr>
    </w:tbl>
    <w:p w14:paraId="1EB355F8" w14:textId="1C3E7C4F" w:rsidR="000070BC" w:rsidRDefault="000070BC"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011B527D" w14:textId="365E7970" w:rsidR="004F02F5" w:rsidRDefault="004F02F5" w:rsidP="00BE6E49">
      <w:pPr>
        <w:spacing w:before="240"/>
        <w:jc w:val="both"/>
        <w:rPr>
          <w:rFonts w:ascii="Arial" w:hAnsi="Arial" w:cs="Arial"/>
          <w:lang w:val="es-ES"/>
        </w:rPr>
      </w:pPr>
      <w:r w:rsidRPr="006F7F9D">
        <w:rPr>
          <w:rFonts w:ascii="Arial" w:hAnsi="Arial" w:cs="Arial"/>
          <w:b/>
          <w:bCs/>
          <w:lang w:val="es-ES"/>
        </w:rPr>
        <w:t xml:space="preserve">Tabla Nro. </w:t>
      </w:r>
      <w:r>
        <w:rPr>
          <w:rFonts w:ascii="Arial" w:hAnsi="Arial" w:cs="Arial"/>
          <w:b/>
          <w:bCs/>
          <w:lang w:val="es-ES"/>
        </w:rPr>
        <w:t>6</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6</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4F02F5" w:rsidRPr="00F552C8" w14:paraId="59AB99F6" w14:textId="77777777" w:rsidTr="005E44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10384494" w14:textId="77777777" w:rsidR="004F02F5" w:rsidRPr="00F552C8" w:rsidRDefault="004F02F5"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4F02F5" w:rsidRPr="000555B1" w14:paraId="7C3B40BC"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273E608D"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1F0ACBDB" w14:textId="7481513B" w:rsidR="004F02F5" w:rsidRPr="000555B1" w:rsidRDefault="00651D8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u w:val="single"/>
                <w:lang w:val="es-BO" w:eastAsia="es-BO"/>
              </w:rPr>
            </w:pPr>
            <w:r>
              <w:rPr>
                <w:rFonts w:ascii="Calibri" w:eastAsia="Times New Roman" w:hAnsi="Calibri" w:cs="Calibri"/>
                <w:color w:val="000000"/>
                <w:szCs w:val="22"/>
                <w:lang w:val="es-BO" w:eastAsia="es-BO"/>
              </w:rPr>
              <w:t xml:space="preserve">Registro </w:t>
            </w:r>
            <w:r w:rsidR="000555B1" w:rsidRPr="000555B1">
              <w:rPr>
                <w:rFonts w:ascii="Calibri" w:eastAsia="Times New Roman" w:hAnsi="Calibri" w:cs="Calibri"/>
                <w:color w:val="000000"/>
                <w:szCs w:val="22"/>
                <w:lang w:val="es-BO" w:eastAsia="es-BO"/>
              </w:rPr>
              <w:t>Convocatorias</w:t>
            </w:r>
          </w:p>
        </w:tc>
      </w:tr>
      <w:tr w:rsidR="004F02F5" w:rsidRPr="00F552C8" w14:paraId="7ECF8E98"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82F64A3"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1D3469E7" w14:textId="70C37429" w:rsidR="004F02F5" w:rsidRPr="00F552C8" w:rsidRDefault="004F02F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6</w:t>
            </w:r>
          </w:p>
        </w:tc>
      </w:tr>
      <w:tr w:rsidR="004F02F5" w:rsidRPr="00F552C8" w14:paraId="5F448503"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7B9E4896"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0253ADF0" w14:textId="529BD0C9" w:rsidR="004F02F5" w:rsidRPr="00F552C8" w:rsidRDefault="004F02F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r>
              <w:rPr>
                <w:rFonts w:ascii="Calibri" w:eastAsia="Times New Roman" w:hAnsi="Calibri" w:cs="Calibri"/>
                <w:color w:val="000000"/>
                <w:szCs w:val="22"/>
                <w:lang w:val="es-BO" w:eastAsia="es-BO"/>
              </w:rPr>
              <w:t>, Usuario</w:t>
            </w:r>
          </w:p>
        </w:tc>
      </w:tr>
      <w:tr w:rsidR="004F02F5" w:rsidRPr="00F552C8" w14:paraId="754EB9DD"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2AFA01A"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069DF864" w14:textId="77777777" w:rsidR="004F02F5" w:rsidRPr="00F552C8" w:rsidRDefault="004F02F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4F02F5" w:rsidRPr="00F552C8" w14:paraId="1E27CCE9"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83D538F"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13BB93F5" w14:textId="77777777" w:rsidR="004F02F5" w:rsidRPr="00F552C8" w:rsidRDefault="004F02F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4F02F5" w:rsidRPr="00F552C8" w14:paraId="53BD9A1E"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77ECD53E"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4F02F5" w:rsidRPr="00A56055" w14:paraId="24AB7F9C"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2BCE4EA3" w14:textId="0E749F55" w:rsidR="004F02F5" w:rsidRPr="00F552C8" w:rsidRDefault="004F02F5"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 xml:space="preserve">Para hacer un registro dentro del sistema un usuario autorizado </w:t>
            </w:r>
            <w:r w:rsidR="000555B1" w:rsidRPr="000555B1">
              <w:rPr>
                <w:rFonts w:ascii="Calibri" w:eastAsia="Times New Roman" w:hAnsi="Calibri" w:cs="Calibri"/>
                <w:b w:val="0"/>
                <w:bCs w:val="0"/>
                <w:color w:val="auto"/>
                <w:szCs w:val="22"/>
                <w:lang w:val="es-BO" w:eastAsia="es-BO"/>
              </w:rPr>
              <w:t xml:space="preserve">debe poder </w:t>
            </w:r>
            <w:r w:rsidR="000555B1" w:rsidRPr="000555B1">
              <w:rPr>
                <w:rFonts w:ascii="Calibri" w:eastAsia="Times New Roman" w:hAnsi="Calibri" w:cs="Calibri"/>
                <w:b w:val="0"/>
                <w:bCs w:val="0"/>
                <w:color w:val="auto"/>
                <w:szCs w:val="22"/>
                <w:lang w:val="es-BO" w:eastAsia="es-BO"/>
              </w:rPr>
              <w:lastRenderedPageBreak/>
              <w:t>crear nuevas convocatorias, especificando la facultad, carrera, tipo de convocatoria, requisitos y plazos. También debe poder editar o eliminar convocatorias activas.</w:t>
            </w:r>
            <w:r w:rsidRPr="00F552C8">
              <w:rPr>
                <w:rFonts w:ascii="Calibri" w:eastAsia="Times New Roman" w:hAnsi="Calibri" w:cs="Calibri"/>
                <w:b w:val="0"/>
                <w:bCs w:val="0"/>
                <w:szCs w:val="22"/>
                <w:lang w:val="es-BO" w:eastAsia="es-BO"/>
              </w:rPr>
              <w:t> </w:t>
            </w:r>
          </w:p>
        </w:tc>
      </w:tr>
      <w:tr w:rsidR="004F02F5" w:rsidRPr="0093149C" w14:paraId="2A9D1D30"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624B4695"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lastRenderedPageBreak/>
              <w:t>Como Probarlo:</w:t>
            </w:r>
          </w:p>
        </w:tc>
        <w:tc>
          <w:tcPr>
            <w:tcW w:w="4532" w:type="dxa"/>
            <w:noWrap/>
            <w:hideMark/>
          </w:tcPr>
          <w:p w14:paraId="7CDFA3D5" w14:textId="4D5CBE5A" w:rsidR="004F02F5" w:rsidRPr="00F552C8" w:rsidRDefault="004F02F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 xml:space="preserve">Iniciar sesión para poder acceder a las opciones de la aplicación </w:t>
            </w:r>
            <w:r w:rsidRPr="00F552C8">
              <w:rPr>
                <w:rFonts w:ascii="Calibri" w:eastAsia="Times New Roman" w:hAnsi="Calibri" w:cs="Calibri"/>
                <w:color w:val="000000"/>
                <w:szCs w:val="22"/>
                <w:lang w:val="es-BO" w:eastAsia="es-BO"/>
              </w:rPr>
              <w:t>ir</w:t>
            </w:r>
            <w:r>
              <w:rPr>
                <w:rFonts w:ascii="Calibri" w:eastAsia="Times New Roman" w:hAnsi="Calibri" w:cs="Calibri"/>
                <w:color w:val="000000"/>
                <w:szCs w:val="22"/>
                <w:lang w:val="es-BO" w:eastAsia="es-BO"/>
              </w:rPr>
              <w:t xml:space="preserve"> al apartado del </w:t>
            </w:r>
            <w:proofErr w:type="spellStart"/>
            <w:r>
              <w:rPr>
                <w:rFonts w:ascii="Calibri" w:eastAsia="Times New Roman" w:hAnsi="Calibri" w:cs="Calibri"/>
                <w:color w:val="000000"/>
                <w:szCs w:val="22"/>
                <w:lang w:val="es-BO" w:eastAsia="es-BO"/>
              </w:rPr>
              <w:t>navbar</w:t>
            </w:r>
            <w:proofErr w:type="spellEnd"/>
            <w:r>
              <w:rPr>
                <w:rFonts w:ascii="Calibri" w:eastAsia="Times New Roman" w:hAnsi="Calibri" w:cs="Calibri"/>
                <w:color w:val="000000"/>
                <w:szCs w:val="22"/>
                <w:lang w:val="es-BO" w:eastAsia="es-BO"/>
              </w:rPr>
              <w:t xml:space="preserve"> Convocatorias, luego opción “crear</w:t>
            </w:r>
            <w:r w:rsidR="00546A55">
              <w:rPr>
                <w:rFonts w:ascii="Calibri" w:eastAsia="Times New Roman" w:hAnsi="Calibri" w:cs="Calibri"/>
                <w:color w:val="000000"/>
                <w:szCs w:val="22"/>
                <w:lang w:val="es-BO" w:eastAsia="es-BO"/>
              </w:rPr>
              <w:t>, editar, eliminar</w:t>
            </w:r>
            <w:r>
              <w:rPr>
                <w:rFonts w:ascii="Calibri" w:eastAsia="Times New Roman" w:hAnsi="Calibri" w:cs="Calibri"/>
                <w:color w:val="000000"/>
                <w:szCs w:val="22"/>
                <w:lang w:val="es-BO" w:eastAsia="es-BO"/>
              </w:rPr>
              <w:t xml:space="preserve"> Convocatoria”.</w:t>
            </w:r>
          </w:p>
        </w:tc>
      </w:tr>
    </w:tbl>
    <w:p w14:paraId="6875892F" w14:textId="2433A683" w:rsidR="004F02F5" w:rsidRDefault="004F02F5"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19AF4200" w14:textId="093E9DB8" w:rsidR="004F02F5" w:rsidRDefault="004F02F5" w:rsidP="00BE6E49">
      <w:pPr>
        <w:spacing w:before="240"/>
        <w:jc w:val="both"/>
        <w:rPr>
          <w:rFonts w:ascii="Arial" w:hAnsi="Arial" w:cs="Arial"/>
          <w:lang w:val="es-ES"/>
        </w:rPr>
      </w:pPr>
      <w:r w:rsidRPr="006F7F9D">
        <w:rPr>
          <w:rFonts w:ascii="Arial" w:hAnsi="Arial" w:cs="Arial"/>
          <w:b/>
          <w:bCs/>
          <w:lang w:val="es-ES"/>
        </w:rPr>
        <w:t xml:space="preserve">Tabla Nro. </w:t>
      </w:r>
      <w:r>
        <w:rPr>
          <w:rFonts w:ascii="Arial" w:hAnsi="Arial" w:cs="Arial"/>
          <w:b/>
          <w:bCs/>
          <w:lang w:val="es-ES"/>
        </w:rPr>
        <w:t>7</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7</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4F02F5" w:rsidRPr="00F552C8" w14:paraId="1CC87CD3" w14:textId="77777777" w:rsidTr="005E44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7383A7C7" w14:textId="77777777" w:rsidR="004F02F5" w:rsidRPr="00F552C8" w:rsidRDefault="004F02F5"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4F02F5" w:rsidRPr="0093149C" w14:paraId="2AADE90A"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5269641F"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3032DF51" w14:textId="5D9D5A32" w:rsidR="004F02F5" w:rsidRPr="00F552C8" w:rsidRDefault="00AC582C"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AC582C">
              <w:rPr>
                <w:rFonts w:ascii="Calibri" w:eastAsia="Times New Roman" w:hAnsi="Calibri" w:cs="Calibri"/>
                <w:color w:val="000000"/>
                <w:szCs w:val="22"/>
                <w:lang w:val="es-BO" w:eastAsia="es-BO"/>
              </w:rPr>
              <w:t xml:space="preserve">Designar </w:t>
            </w:r>
            <w:r w:rsidR="004F02F5">
              <w:rPr>
                <w:rFonts w:ascii="Calibri" w:eastAsia="Times New Roman" w:hAnsi="Calibri" w:cs="Calibri"/>
                <w:color w:val="000000"/>
                <w:szCs w:val="22"/>
                <w:lang w:val="es-BO" w:eastAsia="es-BO"/>
              </w:rPr>
              <w:t>materias a la Convocatoria</w:t>
            </w:r>
          </w:p>
        </w:tc>
      </w:tr>
      <w:tr w:rsidR="004F02F5" w:rsidRPr="00F552C8" w14:paraId="056B3E26"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CD1EA77"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4C1CBC29" w14:textId="2B215B6C" w:rsidR="004F02F5" w:rsidRPr="00F552C8" w:rsidRDefault="004F02F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7</w:t>
            </w:r>
          </w:p>
        </w:tc>
      </w:tr>
      <w:tr w:rsidR="004F02F5" w:rsidRPr="00F552C8" w14:paraId="0287EF49"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7E3BF5B1"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5D4D88DA" w14:textId="77777777" w:rsidR="004F02F5" w:rsidRPr="00F552C8" w:rsidRDefault="004F02F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r>
              <w:rPr>
                <w:rFonts w:ascii="Calibri" w:eastAsia="Times New Roman" w:hAnsi="Calibri" w:cs="Calibri"/>
                <w:color w:val="000000"/>
                <w:szCs w:val="22"/>
                <w:lang w:val="es-BO" w:eastAsia="es-BO"/>
              </w:rPr>
              <w:t>, Usuario</w:t>
            </w:r>
          </w:p>
        </w:tc>
      </w:tr>
      <w:tr w:rsidR="004F02F5" w:rsidRPr="00F552C8" w14:paraId="416061DD"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33F38010"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1F84B6AA" w14:textId="77777777" w:rsidR="004F02F5" w:rsidRPr="00F552C8" w:rsidRDefault="004F02F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4F02F5" w:rsidRPr="00F552C8" w14:paraId="0E503103"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2997276A"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26CFD5F7" w14:textId="77777777" w:rsidR="004F02F5" w:rsidRPr="00F552C8" w:rsidRDefault="004F02F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4F02F5" w:rsidRPr="00F552C8" w14:paraId="622C994B"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3574F01F"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4F02F5" w:rsidRPr="0093149C" w14:paraId="348BDC1B"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6401CFC0" w14:textId="77777777" w:rsidR="004F02F5" w:rsidRPr="00F552C8" w:rsidRDefault="004F02F5"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Para hacer un registro dentro del sistema un usuario autorizado debe registrar una nueva Convocatoria que funciona dentro de la entidad.</w:t>
            </w:r>
            <w:r w:rsidRPr="00F552C8">
              <w:rPr>
                <w:rFonts w:ascii="Calibri" w:eastAsia="Times New Roman" w:hAnsi="Calibri" w:cs="Calibri"/>
                <w:b w:val="0"/>
                <w:bCs w:val="0"/>
                <w:szCs w:val="22"/>
                <w:lang w:val="es-BO" w:eastAsia="es-BO"/>
              </w:rPr>
              <w:t> </w:t>
            </w:r>
          </w:p>
        </w:tc>
      </w:tr>
      <w:tr w:rsidR="004F02F5" w:rsidRPr="0093149C" w14:paraId="62BF1A4D"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7487CC1A"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18ADE88D" w14:textId="10416633" w:rsidR="004F02F5" w:rsidRPr="00F552C8" w:rsidRDefault="004F02F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Iniciar sesión para poder acceder a las opciones de la aplicación al crear una convocatoria presionar siguiente, luego se redirige a “agregar materias a Convocatoria”.</w:t>
            </w:r>
          </w:p>
        </w:tc>
      </w:tr>
    </w:tbl>
    <w:p w14:paraId="5860D4D6" w14:textId="6C87B1D3" w:rsidR="004F02F5" w:rsidRDefault="004F02F5"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2A6F1DB4" w14:textId="40E74839" w:rsidR="004F02F5" w:rsidRDefault="004F02F5" w:rsidP="00BE6E49">
      <w:pPr>
        <w:spacing w:before="240"/>
        <w:jc w:val="both"/>
        <w:rPr>
          <w:rFonts w:ascii="Arial" w:hAnsi="Arial" w:cs="Arial"/>
          <w:lang w:val="es-ES"/>
        </w:rPr>
      </w:pPr>
      <w:r w:rsidRPr="006F7F9D">
        <w:rPr>
          <w:rFonts w:ascii="Arial" w:hAnsi="Arial" w:cs="Arial"/>
          <w:b/>
          <w:bCs/>
          <w:lang w:val="es-ES"/>
        </w:rPr>
        <w:t>Tabla Nro.</w:t>
      </w:r>
      <w:r>
        <w:rPr>
          <w:rFonts w:ascii="Arial" w:hAnsi="Arial" w:cs="Arial"/>
          <w:b/>
          <w:bCs/>
          <w:lang w:val="es-ES"/>
        </w:rPr>
        <w:t>8</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8</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4F02F5" w:rsidRPr="00F552C8" w14:paraId="5DD99CDD" w14:textId="77777777" w:rsidTr="00C74CF1">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03D357BD" w14:textId="77777777" w:rsidR="004F02F5" w:rsidRPr="00F552C8" w:rsidRDefault="004F02F5"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4F02F5" w:rsidRPr="0093149C" w14:paraId="692BDDBA"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0063B4C3"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0C1A5497" w14:textId="4D264728" w:rsidR="004F02F5" w:rsidRPr="00F552C8" w:rsidRDefault="006373C7"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6373C7">
              <w:rPr>
                <w:rFonts w:ascii="Calibri" w:eastAsia="Times New Roman" w:hAnsi="Calibri" w:cs="Calibri"/>
                <w:color w:val="000000"/>
                <w:szCs w:val="22"/>
                <w:lang w:val="es-BO" w:eastAsia="es-BO"/>
              </w:rPr>
              <w:t xml:space="preserve">Designar </w:t>
            </w:r>
            <w:r w:rsidR="004F02F5">
              <w:rPr>
                <w:rFonts w:ascii="Calibri" w:eastAsia="Times New Roman" w:hAnsi="Calibri" w:cs="Calibri"/>
                <w:color w:val="000000"/>
                <w:szCs w:val="22"/>
                <w:lang w:val="es-BO" w:eastAsia="es-BO"/>
              </w:rPr>
              <w:t>Honorarios a la Convocatoria</w:t>
            </w:r>
          </w:p>
        </w:tc>
      </w:tr>
      <w:tr w:rsidR="004F02F5" w:rsidRPr="00F552C8" w14:paraId="0395F5AF"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52E60B9E"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5E587BE5" w14:textId="57A7D7F8" w:rsidR="004F02F5" w:rsidRPr="00F552C8" w:rsidRDefault="004F02F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8</w:t>
            </w:r>
          </w:p>
        </w:tc>
      </w:tr>
      <w:tr w:rsidR="004F02F5" w:rsidRPr="00F552C8" w14:paraId="50085894"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2AFEE6DC"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lastRenderedPageBreak/>
              <w:t>Usuario:</w:t>
            </w:r>
          </w:p>
        </w:tc>
        <w:tc>
          <w:tcPr>
            <w:tcW w:w="4532" w:type="dxa"/>
            <w:noWrap/>
            <w:hideMark/>
          </w:tcPr>
          <w:p w14:paraId="0FEB46D0" w14:textId="77777777" w:rsidR="004F02F5" w:rsidRPr="00F552C8" w:rsidRDefault="004F02F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r>
              <w:rPr>
                <w:rFonts w:ascii="Calibri" w:eastAsia="Times New Roman" w:hAnsi="Calibri" w:cs="Calibri"/>
                <w:color w:val="000000"/>
                <w:szCs w:val="22"/>
                <w:lang w:val="es-BO" w:eastAsia="es-BO"/>
              </w:rPr>
              <w:t>, Usuario</w:t>
            </w:r>
          </w:p>
        </w:tc>
      </w:tr>
      <w:tr w:rsidR="004F02F5" w:rsidRPr="00F552C8" w14:paraId="55ACCC18"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B3AF663"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500B1EE3" w14:textId="77777777" w:rsidR="004F02F5" w:rsidRPr="00F552C8" w:rsidRDefault="004F02F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4F02F5" w:rsidRPr="00F552C8" w14:paraId="47349636"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11EA88E"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703548BE" w14:textId="77777777" w:rsidR="004F02F5" w:rsidRPr="00F552C8" w:rsidRDefault="004F02F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4F02F5" w:rsidRPr="00F552C8" w14:paraId="3306277D"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477372C1"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4F02F5" w:rsidRPr="0093149C" w14:paraId="550E99CE"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0E25A3EE" w14:textId="77777777" w:rsidR="004F02F5" w:rsidRPr="00F552C8" w:rsidRDefault="004F02F5"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Para hacer un registro dentro del sistema un usuario autorizado debe registrar una nueva Convocatoria que funciona dentro de la entidad.</w:t>
            </w:r>
            <w:r w:rsidRPr="00F552C8">
              <w:rPr>
                <w:rFonts w:ascii="Calibri" w:eastAsia="Times New Roman" w:hAnsi="Calibri" w:cs="Calibri"/>
                <w:b w:val="0"/>
                <w:bCs w:val="0"/>
                <w:szCs w:val="22"/>
                <w:lang w:val="es-BO" w:eastAsia="es-BO"/>
              </w:rPr>
              <w:t> </w:t>
            </w:r>
          </w:p>
        </w:tc>
      </w:tr>
      <w:tr w:rsidR="004F02F5" w:rsidRPr="0093149C" w14:paraId="3C020178"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2C2F6474" w14:textId="77777777" w:rsidR="004F02F5" w:rsidRPr="00F552C8" w:rsidRDefault="004F02F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312D9035" w14:textId="3D5FB694" w:rsidR="004F02F5" w:rsidRPr="00F552C8" w:rsidRDefault="004F02F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Iniciar sesión para poder acceder a las opciones de la aplicación al agregar las materias a la convocatoria presionar siguiente, luego se redirige a “agregar honorarios a Convocatoria”.</w:t>
            </w:r>
          </w:p>
        </w:tc>
      </w:tr>
    </w:tbl>
    <w:p w14:paraId="134A9505" w14:textId="2B63A8C6" w:rsidR="000070BC" w:rsidRDefault="004F02F5"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1F2E478D" w14:textId="484F2A72" w:rsidR="00C74CF1" w:rsidRDefault="00C74CF1" w:rsidP="00BE6E49">
      <w:pPr>
        <w:spacing w:before="240"/>
        <w:jc w:val="both"/>
        <w:rPr>
          <w:rFonts w:ascii="Arial" w:hAnsi="Arial" w:cs="Arial"/>
          <w:lang w:val="es-ES"/>
        </w:rPr>
      </w:pPr>
      <w:r w:rsidRPr="006F7F9D">
        <w:rPr>
          <w:rFonts w:ascii="Arial" w:hAnsi="Arial" w:cs="Arial"/>
          <w:b/>
          <w:bCs/>
          <w:lang w:val="es-ES"/>
        </w:rPr>
        <w:t>Tabla Nro.</w:t>
      </w:r>
      <w:r>
        <w:rPr>
          <w:rFonts w:ascii="Arial" w:hAnsi="Arial" w:cs="Arial"/>
          <w:b/>
          <w:bCs/>
          <w:lang w:val="es-ES"/>
        </w:rPr>
        <w:t>9</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9</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C74CF1" w:rsidRPr="00F552C8" w14:paraId="1FB50DA2" w14:textId="77777777" w:rsidTr="005E4436">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4D7BC157" w14:textId="77777777" w:rsidR="00C74CF1" w:rsidRPr="00F552C8" w:rsidRDefault="00C74CF1"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C74CF1" w:rsidRPr="00F552C8" w14:paraId="577C7196"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7FD8D052" w14:textId="77777777" w:rsidR="00C74CF1" w:rsidRPr="00F552C8" w:rsidRDefault="00C74CF1"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3BBCDD24" w14:textId="6F4CBCD9" w:rsidR="00C74CF1" w:rsidRPr="00F552C8" w:rsidRDefault="00C74CF1"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Registro de Usuarios</w:t>
            </w:r>
          </w:p>
        </w:tc>
      </w:tr>
      <w:tr w:rsidR="00C74CF1" w:rsidRPr="00F552C8" w14:paraId="09A71EC5"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5C1E7A95" w14:textId="77777777" w:rsidR="00C74CF1" w:rsidRPr="00F552C8" w:rsidRDefault="00C74CF1"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18517FF8" w14:textId="07789971" w:rsidR="00C74CF1" w:rsidRPr="00F552C8" w:rsidRDefault="00C74CF1"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9</w:t>
            </w:r>
          </w:p>
        </w:tc>
      </w:tr>
      <w:tr w:rsidR="00C74CF1" w:rsidRPr="00F552C8" w14:paraId="005A902C"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B541E97" w14:textId="77777777" w:rsidR="00C74CF1" w:rsidRPr="00F552C8" w:rsidRDefault="00C74CF1"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15267B72" w14:textId="044B1B5F" w:rsidR="00C74CF1" w:rsidRPr="00F552C8" w:rsidRDefault="00C74CF1"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p>
        </w:tc>
      </w:tr>
      <w:tr w:rsidR="00C74CF1" w:rsidRPr="00F552C8" w14:paraId="331D4323"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2D598D9A" w14:textId="77777777" w:rsidR="00C74CF1" w:rsidRPr="00F552C8" w:rsidRDefault="00C74CF1"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5F9A0777" w14:textId="77777777" w:rsidR="00C74CF1" w:rsidRPr="00F552C8" w:rsidRDefault="00C74CF1"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C74CF1" w:rsidRPr="00F552C8" w14:paraId="6F05567C"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4A56691" w14:textId="77777777" w:rsidR="00C74CF1" w:rsidRPr="00F552C8" w:rsidRDefault="00C74CF1"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585C7BC7" w14:textId="77777777" w:rsidR="00C74CF1" w:rsidRPr="00F552C8" w:rsidRDefault="00C74CF1"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C74CF1" w:rsidRPr="00F552C8" w14:paraId="68A18F59"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3AD3C10B" w14:textId="77777777" w:rsidR="00C74CF1" w:rsidRPr="00F552C8" w:rsidRDefault="00C74CF1"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C74CF1" w:rsidRPr="0093149C" w14:paraId="75AA3A93" w14:textId="77777777" w:rsidTr="005E44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190526B2" w14:textId="5361AA2E" w:rsidR="00C74CF1" w:rsidRPr="00F552C8" w:rsidRDefault="00C74CF1"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Para hacer un registro dentro del sistema un usuario autorizado con el grado “</w:t>
            </w:r>
            <w:proofErr w:type="spellStart"/>
            <w:r>
              <w:rPr>
                <w:rFonts w:ascii="Calibri" w:eastAsia="Times New Roman" w:hAnsi="Calibri" w:cs="Calibri"/>
                <w:b w:val="0"/>
                <w:bCs w:val="0"/>
                <w:color w:val="auto"/>
                <w:szCs w:val="22"/>
                <w:lang w:val="es-BO" w:eastAsia="es-BO"/>
              </w:rPr>
              <w:t>admin</w:t>
            </w:r>
            <w:proofErr w:type="spellEnd"/>
            <w:r>
              <w:rPr>
                <w:rFonts w:ascii="Calibri" w:eastAsia="Times New Roman" w:hAnsi="Calibri" w:cs="Calibri"/>
                <w:b w:val="0"/>
                <w:bCs w:val="0"/>
                <w:color w:val="auto"/>
                <w:szCs w:val="22"/>
                <w:lang w:val="es-BO" w:eastAsia="es-BO"/>
              </w:rPr>
              <w:t>” debe registrar un nuevo Usuario que funciona dentro de la entidad.</w:t>
            </w:r>
            <w:r w:rsidRPr="00F552C8">
              <w:rPr>
                <w:rFonts w:ascii="Calibri" w:eastAsia="Times New Roman" w:hAnsi="Calibri" w:cs="Calibri"/>
                <w:b w:val="0"/>
                <w:bCs w:val="0"/>
                <w:szCs w:val="22"/>
                <w:lang w:val="es-BO" w:eastAsia="es-BO"/>
              </w:rPr>
              <w:t> </w:t>
            </w:r>
          </w:p>
        </w:tc>
      </w:tr>
      <w:tr w:rsidR="00C74CF1" w:rsidRPr="0093149C" w14:paraId="71B443F6" w14:textId="77777777" w:rsidTr="005E4436">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1E961749" w14:textId="77777777" w:rsidR="00C74CF1" w:rsidRPr="00F552C8" w:rsidRDefault="00C74CF1"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7F0804FC" w14:textId="5373C5D4" w:rsidR="00C74CF1" w:rsidRPr="00F552C8" w:rsidRDefault="00C74CF1"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 xml:space="preserve">Iniciar sesión para poder acceder a las opciones de la aplicación </w:t>
            </w:r>
            <w:r w:rsidRPr="00F552C8">
              <w:rPr>
                <w:rFonts w:ascii="Calibri" w:eastAsia="Times New Roman" w:hAnsi="Calibri" w:cs="Calibri"/>
                <w:color w:val="000000"/>
                <w:szCs w:val="22"/>
                <w:lang w:val="es-BO" w:eastAsia="es-BO"/>
              </w:rPr>
              <w:t>ir</w:t>
            </w:r>
            <w:r>
              <w:rPr>
                <w:rFonts w:ascii="Calibri" w:eastAsia="Times New Roman" w:hAnsi="Calibri" w:cs="Calibri"/>
                <w:color w:val="000000"/>
                <w:szCs w:val="22"/>
                <w:lang w:val="es-BO" w:eastAsia="es-BO"/>
              </w:rPr>
              <w:t xml:space="preserve"> al apartado del </w:t>
            </w:r>
            <w:proofErr w:type="spellStart"/>
            <w:r>
              <w:rPr>
                <w:rFonts w:ascii="Calibri" w:eastAsia="Times New Roman" w:hAnsi="Calibri" w:cs="Calibri"/>
                <w:color w:val="000000"/>
                <w:szCs w:val="22"/>
                <w:lang w:val="es-BO" w:eastAsia="es-BO"/>
              </w:rPr>
              <w:t>navbar</w:t>
            </w:r>
            <w:proofErr w:type="spellEnd"/>
            <w:r>
              <w:rPr>
                <w:rFonts w:ascii="Calibri" w:eastAsia="Times New Roman" w:hAnsi="Calibri" w:cs="Calibri"/>
                <w:color w:val="000000"/>
                <w:szCs w:val="22"/>
                <w:lang w:val="es-BO" w:eastAsia="es-BO"/>
              </w:rPr>
              <w:t xml:space="preserve"> Usuarios, luego opción “Crear Nuevo Usuario”.</w:t>
            </w:r>
          </w:p>
        </w:tc>
      </w:tr>
    </w:tbl>
    <w:p w14:paraId="5EE652E7" w14:textId="59CC594C" w:rsidR="00546A55" w:rsidRDefault="00C74CF1"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4F0E89E0" w14:textId="626C4BA4" w:rsidR="00546A55" w:rsidRDefault="00546A55" w:rsidP="00BE6E49">
      <w:pPr>
        <w:spacing w:before="240"/>
        <w:jc w:val="both"/>
        <w:rPr>
          <w:rFonts w:ascii="Arial" w:hAnsi="Arial" w:cs="Arial"/>
          <w:lang w:val="es-ES"/>
        </w:rPr>
      </w:pPr>
      <w:r w:rsidRPr="006F7F9D">
        <w:rPr>
          <w:rFonts w:ascii="Arial" w:hAnsi="Arial" w:cs="Arial"/>
          <w:b/>
          <w:bCs/>
          <w:lang w:val="es-ES"/>
        </w:rPr>
        <w:t>Tabla Nro.</w:t>
      </w:r>
      <w:r>
        <w:rPr>
          <w:rFonts w:ascii="Arial" w:hAnsi="Arial" w:cs="Arial"/>
          <w:b/>
          <w:bCs/>
          <w:lang w:val="es-ES"/>
        </w:rPr>
        <w:t>10</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10</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546A55" w:rsidRPr="00F552C8" w14:paraId="64AFF0A6" w14:textId="77777777" w:rsidTr="00AE0CFA">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7BCC38E7" w14:textId="77777777" w:rsidR="00546A55" w:rsidRPr="00F552C8" w:rsidRDefault="00546A55"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lastRenderedPageBreak/>
              <w:t>HISTORIA DE USUARIO</w:t>
            </w:r>
          </w:p>
        </w:tc>
      </w:tr>
      <w:tr w:rsidR="00546A55" w:rsidRPr="00F552C8" w14:paraId="013C3730"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4CAFFE86"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16C43BF0" w14:textId="3B223D7E" w:rsidR="00546A55" w:rsidRPr="00F552C8" w:rsidRDefault="00546A5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546A55">
              <w:rPr>
                <w:rFonts w:ascii="Calibri" w:eastAsia="Times New Roman" w:hAnsi="Calibri" w:cs="Calibri"/>
                <w:color w:val="000000"/>
                <w:szCs w:val="22"/>
                <w:lang w:val="es-BO" w:eastAsia="es-BO"/>
              </w:rPr>
              <w:t>Notificación de Resultados</w:t>
            </w:r>
          </w:p>
        </w:tc>
      </w:tr>
      <w:tr w:rsidR="00546A55" w:rsidRPr="00F552C8" w14:paraId="02F8076E"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7E1DED79"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5D2C2E45" w14:textId="0DFBFFA7" w:rsidR="00546A55" w:rsidRPr="00F552C8" w:rsidRDefault="00546A5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10</w:t>
            </w:r>
          </w:p>
        </w:tc>
      </w:tr>
      <w:tr w:rsidR="00546A55" w:rsidRPr="00F552C8" w14:paraId="5A020D21"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041ABD4"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7269A594" w14:textId="77777777" w:rsidR="00546A55" w:rsidRPr="00F552C8" w:rsidRDefault="00546A5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p>
        </w:tc>
      </w:tr>
      <w:tr w:rsidR="00546A55" w:rsidRPr="00F552C8" w14:paraId="2BE84FAD"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BBE8A13"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77C3C1A2" w14:textId="77777777" w:rsidR="00546A55" w:rsidRPr="00F552C8" w:rsidRDefault="00546A5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Alta</w:t>
            </w:r>
          </w:p>
        </w:tc>
      </w:tr>
      <w:tr w:rsidR="00546A55" w:rsidRPr="00F552C8" w14:paraId="4C9D529D"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A456203"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22CDCF7A" w14:textId="77777777" w:rsidR="00546A55" w:rsidRPr="00F552C8" w:rsidRDefault="00546A5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546A55" w:rsidRPr="00F552C8" w14:paraId="56789EC8"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4A771BF7"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546A55" w:rsidRPr="0093149C" w14:paraId="2A4DB9A0"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6C704681" w14:textId="7923F573" w:rsidR="00546A55" w:rsidRPr="00F552C8" w:rsidRDefault="00546A55"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La aplicación debe notificar a los postulantes o tener un apartado sobre los resultados de la creación de convocatoria, como ser muestra de observación, si esta correctamente realizado o fue rechazado.</w:t>
            </w:r>
            <w:r w:rsidRPr="00F552C8">
              <w:rPr>
                <w:rFonts w:ascii="Calibri" w:eastAsia="Times New Roman" w:hAnsi="Calibri" w:cs="Calibri"/>
                <w:b w:val="0"/>
                <w:bCs w:val="0"/>
                <w:szCs w:val="22"/>
                <w:lang w:val="es-BO" w:eastAsia="es-BO"/>
              </w:rPr>
              <w:t> </w:t>
            </w:r>
          </w:p>
        </w:tc>
      </w:tr>
      <w:tr w:rsidR="00546A55" w:rsidRPr="0093149C" w14:paraId="4BD14347"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02D70539"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0DF003DF" w14:textId="0E569626" w:rsidR="00546A55" w:rsidRPr="00F552C8" w:rsidRDefault="00546A5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 xml:space="preserve">Iniciar sesión para poder acceder a las opciones de la aplicación </w:t>
            </w:r>
            <w:r w:rsidRPr="00F552C8">
              <w:rPr>
                <w:rFonts w:ascii="Calibri" w:eastAsia="Times New Roman" w:hAnsi="Calibri" w:cs="Calibri"/>
                <w:color w:val="000000"/>
                <w:szCs w:val="22"/>
                <w:lang w:val="es-BO" w:eastAsia="es-BO"/>
              </w:rPr>
              <w:t>ir</w:t>
            </w:r>
            <w:r>
              <w:rPr>
                <w:rFonts w:ascii="Calibri" w:eastAsia="Times New Roman" w:hAnsi="Calibri" w:cs="Calibri"/>
                <w:color w:val="000000"/>
                <w:szCs w:val="22"/>
                <w:lang w:val="es-BO" w:eastAsia="es-BO"/>
              </w:rPr>
              <w:t xml:space="preserve"> al apartado del </w:t>
            </w:r>
            <w:proofErr w:type="spellStart"/>
            <w:r>
              <w:rPr>
                <w:rFonts w:ascii="Calibri" w:eastAsia="Times New Roman" w:hAnsi="Calibri" w:cs="Calibri"/>
                <w:color w:val="000000"/>
                <w:szCs w:val="22"/>
                <w:lang w:val="es-BO" w:eastAsia="es-BO"/>
              </w:rPr>
              <w:t>navbar</w:t>
            </w:r>
            <w:proofErr w:type="spellEnd"/>
            <w:r>
              <w:rPr>
                <w:rFonts w:ascii="Calibri" w:eastAsia="Times New Roman" w:hAnsi="Calibri" w:cs="Calibri"/>
                <w:color w:val="000000"/>
                <w:szCs w:val="22"/>
                <w:lang w:val="es-BO" w:eastAsia="es-BO"/>
              </w:rPr>
              <w:t>, buscar entre opciones el estado ya sea “revisados, observados, para revisión”.</w:t>
            </w:r>
          </w:p>
        </w:tc>
      </w:tr>
    </w:tbl>
    <w:p w14:paraId="360ECD4A" w14:textId="0F8AAB67" w:rsidR="00546A55" w:rsidRDefault="00546A55"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14C4C2D5" w14:textId="01587BF8" w:rsidR="00546A55" w:rsidRDefault="00546A55" w:rsidP="00BE6E49">
      <w:pPr>
        <w:spacing w:before="240"/>
        <w:jc w:val="both"/>
        <w:rPr>
          <w:rFonts w:ascii="Arial" w:hAnsi="Arial" w:cs="Arial"/>
          <w:lang w:val="es-ES"/>
        </w:rPr>
      </w:pPr>
      <w:r w:rsidRPr="006F7F9D">
        <w:rPr>
          <w:rFonts w:ascii="Arial" w:hAnsi="Arial" w:cs="Arial"/>
          <w:b/>
          <w:bCs/>
          <w:lang w:val="es-ES"/>
        </w:rPr>
        <w:t>Tabla Nro.</w:t>
      </w:r>
      <w:r>
        <w:rPr>
          <w:rFonts w:ascii="Arial" w:hAnsi="Arial" w:cs="Arial"/>
          <w:b/>
          <w:bCs/>
          <w:lang w:val="es-ES"/>
        </w:rPr>
        <w:t>11</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11</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546A55" w:rsidRPr="00F552C8" w14:paraId="6D532FC6" w14:textId="77777777" w:rsidTr="00AE0CFA">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5B733207" w14:textId="77777777" w:rsidR="00546A55" w:rsidRPr="00F552C8" w:rsidRDefault="00546A55"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546A55" w:rsidRPr="00F552C8" w14:paraId="5C494258"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2B5CBB16"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1F821416" w14:textId="31778C15" w:rsidR="00546A55" w:rsidRPr="00F552C8" w:rsidRDefault="00353D84"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Visualización de Convocatorias</w:t>
            </w:r>
          </w:p>
        </w:tc>
      </w:tr>
      <w:tr w:rsidR="00546A55" w:rsidRPr="00F552C8" w14:paraId="6AC099E7"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1830636"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1A91E9BC" w14:textId="24F7538E" w:rsidR="00546A55" w:rsidRPr="00F552C8" w:rsidRDefault="00546A5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1</w:t>
            </w:r>
            <w:r w:rsidR="00353D84">
              <w:rPr>
                <w:rFonts w:ascii="Calibri" w:eastAsia="Times New Roman" w:hAnsi="Calibri" w:cs="Calibri"/>
                <w:color w:val="000000"/>
                <w:szCs w:val="22"/>
                <w:lang w:val="es-BO" w:eastAsia="es-BO"/>
              </w:rPr>
              <w:t>1</w:t>
            </w:r>
          </w:p>
        </w:tc>
      </w:tr>
      <w:tr w:rsidR="00546A55" w:rsidRPr="00F552C8" w14:paraId="4C23EB14"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79DD18A1"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3206DB9D" w14:textId="40F0C986" w:rsidR="00546A55" w:rsidRPr="00F552C8" w:rsidRDefault="00546A5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Administrador</w:t>
            </w:r>
            <w:r w:rsidR="00353D84">
              <w:rPr>
                <w:rFonts w:ascii="Calibri" w:eastAsia="Times New Roman" w:hAnsi="Calibri" w:cs="Calibri"/>
                <w:color w:val="000000"/>
                <w:szCs w:val="22"/>
                <w:lang w:val="es-BO" w:eastAsia="es-BO"/>
              </w:rPr>
              <w:t>, usuario</w:t>
            </w:r>
          </w:p>
        </w:tc>
      </w:tr>
      <w:tr w:rsidR="00546A55" w:rsidRPr="00F552C8" w14:paraId="48D3DDFF"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8FE3E54"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6CA9CABE" w14:textId="21F18014" w:rsidR="00546A55" w:rsidRPr="00F552C8" w:rsidRDefault="00353D84"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Media</w:t>
            </w:r>
          </w:p>
        </w:tc>
      </w:tr>
      <w:tr w:rsidR="00546A55" w:rsidRPr="00F552C8" w14:paraId="286B6B3D"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2F86CF6"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0F78CD5F" w14:textId="77777777" w:rsidR="00546A55" w:rsidRPr="00F552C8" w:rsidRDefault="00546A55"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546A55" w:rsidRPr="00F552C8" w14:paraId="1422A58A"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3BFDD6B5"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546A55" w:rsidRPr="0093149C" w14:paraId="68C03B91"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10355310" w14:textId="22CF3EC5" w:rsidR="00546A55" w:rsidRPr="00F552C8" w:rsidRDefault="00546A55"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 xml:space="preserve">La aplicación debe </w:t>
            </w:r>
            <w:r w:rsidR="00353D84">
              <w:rPr>
                <w:rFonts w:ascii="Calibri" w:eastAsia="Times New Roman" w:hAnsi="Calibri" w:cs="Calibri"/>
                <w:b w:val="0"/>
                <w:bCs w:val="0"/>
                <w:color w:val="auto"/>
                <w:szCs w:val="22"/>
                <w:lang w:val="es-BO" w:eastAsia="es-BO"/>
              </w:rPr>
              <w:t xml:space="preserve">mostrar </w:t>
            </w:r>
            <w:r>
              <w:rPr>
                <w:rFonts w:ascii="Calibri" w:eastAsia="Times New Roman" w:hAnsi="Calibri" w:cs="Calibri"/>
                <w:b w:val="0"/>
                <w:bCs w:val="0"/>
                <w:color w:val="auto"/>
                <w:szCs w:val="22"/>
                <w:lang w:val="es-BO" w:eastAsia="es-BO"/>
              </w:rPr>
              <w:t xml:space="preserve">a los </w:t>
            </w:r>
            <w:r w:rsidR="00353D84">
              <w:rPr>
                <w:rFonts w:ascii="Calibri" w:eastAsia="Times New Roman" w:hAnsi="Calibri" w:cs="Calibri"/>
                <w:b w:val="0"/>
                <w:bCs w:val="0"/>
                <w:color w:val="auto"/>
                <w:szCs w:val="22"/>
                <w:lang w:val="es-BO" w:eastAsia="es-BO"/>
              </w:rPr>
              <w:t>usuarios las convocatorias que fueron creadas por su persona, en otro caso superior el administrador tendrá prioridad y podrá ver todas las convocatorias creadas por todos los usuarios</w:t>
            </w:r>
            <w:r>
              <w:rPr>
                <w:rFonts w:ascii="Calibri" w:eastAsia="Times New Roman" w:hAnsi="Calibri" w:cs="Calibri"/>
                <w:b w:val="0"/>
                <w:bCs w:val="0"/>
                <w:color w:val="auto"/>
                <w:szCs w:val="22"/>
                <w:lang w:val="es-BO" w:eastAsia="es-BO"/>
              </w:rPr>
              <w:t>.</w:t>
            </w:r>
            <w:r w:rsidRPr="00F552C8">
              <w:rPr>
                <w:rFonts w:ascii="Calibri" w:eastAsia="Times New Roman" w:hAnsi="Calibri" w:cs="Calibri"/>
                <w:b w:val="0"/>
                <w:bCs w:val="0"/>
                <w:szCs w:val="22"/>
                <w:lang w:val="es-BO" w:eastAsia="es-BO"/>
              </w:rPr>
              <w:t> </w:t>
            </w:r>
          </w:p>
        </w:tc>
      </w:tr>
      <w:tr w:rsidR="00546A55" w:rsidRPr="0093149C" w14:paraId="395E9046"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31BA10B4" w14:textId="77777777" w:rsidR="00546A55" w:rsidRPr="00F552C8" w:rsidRDefault="00546A55"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lastRenderedPageBreak/>
              <w:t>Como Probarlo:</w:t>
            </w:r>
          </w:p>
        </w:tc>
        <w:tc>
          <w:tcPr>
            <w:tcW w:w="4532" w:type="dxa"/>
            <w:noWrap/>
            <w:hideMark/>
          </w:tcPr>
          <w:p w14:paraId="4A1F99DD" w14:textId="0A6F21B1" w:rsidR="00546A55" w:rsidRPr="00F552C8" w:rsidRDefault="00546A55"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Iniciar sesión para poder acceder a la</w:t>
            </w:r>
            <w:r w:rsidR="00353D84">
              <w:rPr>
                <w:rFonts w:ascii="Calibri" w:eastAsia="Times New Roman" w:hAnsi="Calibri" w:cs="Calibri"/>
                <w:color w:val="000000"/>
                <w:szCs w:val="22"/>
                <w:lang w:val="es-BO" w:eastAsia="es-BO"/>
              </w:rPr>
              <w:t xml:space="preserve"> visualización, acercarse a las</w:t>
            </w:r>
            <w:r>
              <w:rPr>
                <w:rFonts w:ascii="Calibri" w:eastAsia="Times New Roman" w:hAnsi="Calibri" w:cs="Calibri"/>
                <w:color w:val="000000"/>
                <w:szCs w:val="22"/>
                <w:lang w:val="es-BO" w:eastAsia="es-BO"/>
              </w:rPr>
              <w:t xml:space="preserve"> opciones de la aplicación </w:t>
            </w:r>
            <w:r w:rsidRPr="00F552C8">
              <w:rPr>
                <w:rFonts w:ascii="Calibri" w:eastAsia="Times New Roman" w:hAnsi="Calibri" w:cs="Calibri"/>
                <w:color w:val="000000"/>
                <w:szCs w:val="22"/>
                <w:lang w:val="es-BO" w:eastAsia="es-BO"/>
              </w:rPr>
              <w:t>ir</w:t>
            </w:r>
            <w:r>
              <w:rPr>
                <w:rFonts w:ascii="Calibri" w:eastAsia="Times New Roman" w:hAnsi="Calibri" w:cs="Calibri"/>
                <w:color w:val="000000"/>
                <w:szCs w:val="22"/>
                <w:lang w:val="es-BO" w:eastAsia="es-BO"/>
              </w:rPr>
              <w:t xml:space="preserve"> al apartado del </w:t>
            </w:r>
            <w:proofErr w:type="spellStart"/>
            <w:r>
              <w:rPr>
                <w:rFonts w:ascii="Calibri" w:eastAsia="Times New Roman" w:hAnsi="Calibri" w:cs="Calibri"/>
                <w:color w:val="000000"/>
                <w:szCs w:val="22"/>
                <w:lang w:val="es-BO" w:eastAsia="es-BO"/>
              </w:rPr>
              <w:t>navbar</w:t>
            </w:r>
            <w:proofErr w:type="spellEnd"/>
            <w:r>
              <w:rPr>
                <w:rFonts w:ascii="Calibri" w:eastAsia="Times New Roman" w:hAnsi="Calibri" w:cs="Calibri"/>
                <w:color w:val="000000"/>
                <w:szCs w:val="22"/>
                <w:lang w:val="es-BO" w:eastAsia="es-BO"/>
              </w:rPr>
              <w:t xml:space="preserve">, buscar entre opciones </w:t>
            </w:r>
            <w:r w:rsidR="00353D84">
              <w:rPr>
                <w:rFonts w:ascii="Calibri" w:eastAsia="Times New Roman" w:hAnsi="Calibri" w:cs="Calibri"/>
                <w:color w:val="000000"/>
                <w:szCs w:val="22"/>
                <w:lang w:val="es-BO" w:eastAsia="es-BO"/>
              </w:rPr>
              <w:t xml:space="preserve">Convocatorias “Para la visualización de las convocatorias creadas </w:t>
            </w:r>
            <w:r>
              <w:rPr>
                <w:rFonts w:ascii="Calibri" w:eastAsia="Times New Roman" w:hAnsi="Calibri" w:cs="Calibri"/>
                <w:color w:val="000000"/>
                <w:szCs w:val="22"/>
                <w:lang w:val="es-BO" w:eastAsia="es-BO"/>
              </w:rPr>
              <w:t>”.</w:t>
            </w:r>
          </w:p>
        </w:tc>
      </w:tr>
    </w:tbl>
    <w:p w14:paraId="1313151E" w14:textId="55DE4C62" w:rsidR="00546A55" w:rsidRDefault="00546A55"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203608F3" w14:textId="2F332B78" w:rsidR="00353D84" w:rsidRDefault="00353D84" w:rsidP="00BE6E49">
      <w:pPr>
        <w:spacing w:before="240"/>
        <w:jc w:val="both"/>
        <w:rPr>
          <w:rFonts w:ascii="Arial" w:hAnsi="Arial" w:cs="Arial"/>
          <w:lang w:val="es-ES"/>
        </w:rPr>
      </w:pPr>
      <w:r w:rsidRPr="006F7F9D">
        <w:rPr>
          <w:rFonts w:ascii="Arial" w:hAnsi="Arial" w:cs="Arial"/>
          <w:b/>
          <w:bCs/>
          <w:lang w:val="es-ES"/>
        </w:rPr>
        <w:t>Tabla Nro.</w:t>
      </w:r>
      <w:r>
        <w:rPr>
          <w:rFonts w:ascii="Arial" w:hAnsi="Arial" w:cs="Arial"/>
          <w:b/>
          <w:bCs/>
          <w:lang w:val="es-ES"/>
        </w:rPr>
        <w:t>1</w:t>
      </w:r>
      <w:r w:rsidR="00651D85">
        <w:rPr>
          <w:rFonts w:ascii="Arial" w:hAnsi="Arial" w:cs="Arial"/>
          <w:b/>
          <w:bCs/>
          <w:lang w:val="es-ES"/>
        </w:rPr>
        <w:t>2</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1</w:t>
      </w:r>
      <w:r w:rsidR="00651D85">
        <w:rPr>
          <w:rFonts w:ascii="Arial" w:hAnsi="Arial" w:cs="Arial"/>
          <w:lang w:val="es-ES"/>
        </w:rPr>
        <w:t>2</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353D84" w:rsidRPr="00F552C8" w14:paraId="6E0ADE9E" w14:textId="77777777" w:rsidTr="00AE0CFA">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54020F1E" w14:textId="77777777" w:rsidR="00353D84" w:rsidRPr="00F552C8" w:rsidRDefault="00353D84"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353D84" w:rsidRPr="00F552C8" w14:paraId="737A9121"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320B42BE" w14:textId="77777777" w:rsidR="00353D84" w:rsidRPr="00F552C8" w:rsidRDefault="00353D84"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750C49DD" w14:textId="1032E7D7" w:rsidR="00353D84" w:rsidRPr="00F552C8" w:rsidRDefault="00353D84"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Subida de documentos</w:t>
            </w:r>
          </w:p>
        </w:tc>
      </w:tr>
      <w:tr w:rsidR="00353D84" w:rsidRPr="00F552C8" w14:paraId="37DA0704"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401E83EB" w14:textId="77777777" w:rsidR="00353D84" w:rsidRPr="00F552C8" w:rsidRDefault="00353D84"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6DB79B9F" w14:textId="71BB5070" w:rsidR="00353D84" w:rsidRPr="00F552C8" w:rsidRDefault="00353D84"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1</w:t>
            </w:r>
            <w:r w:rsidR="00651D85">
              <w:rPr>
                <w:rFonts w:ascii="Calibri" w:eastAsia="Times New Roman" w:hAnsi="Calibri" w:cs="Calibri"/>
                <w:color w:val="000000"/>
                <w:szCs w:val="22"/>
                <w:lang w:val="es-BO" w:eastAsia="es-BO"/>
              </w:rPr>
              <w:t>2</w:t>
            </w:r>
          </w:p>
        </w:tc>
      </w:tr>
      <w:tr w:rsidR="00353D84" w:rsidRPr="00F552C8" w14:paraId="4CB1DA93"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424BFFCA" w14:textId="77777777" w:rsidR="00353D84" w:rsidRPr="00F552C8" w:rsidRDefault="00353D84"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78A0D254" w14:textId="6CFA21AF" w:rsidR="00353D84" w:rsidRPr="00F552C8" w:rsidRDefault="00353D84"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Usuario, Decanatura</w:t>
            </w:r>
          </w:p>
        </w:tc>
      </w:tr>
      <w:tr w:rsidR="00353D84" w:rsidRPr="00F552C8" w14:paraId="04B31876"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5E1B0F32" w14:textId="77777777" w:rsidR="00353D84" w:rsidRPr="00F552C8" w:rsidRDefault="00353D84"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4F22CA2E" w14:textId="19C89874" w:rsidR="00353D84" w:rsidRPr="00F552C8" w:rsidRDefault="00353D84"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Alta</w:t>
            </w:r>
          </w:p>
        </w:tc>
      </w:tr>
      <w:tr w:rsidR="00353D84" w:rsidRPr="00F552C8" w14:paraId="6B203074"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5BE20DC" w14:textId="77777777" w:rsidR="00353D84" w:rsidRPr="00F552C8" w:rsidRDefault="00353D84"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49FF8864" w14:textId="77777777" w:rsidR="00353D84" w:rsidRPr="00F552C8" w:rsidRDefault="00353D84"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353D84" w:rsidRPr="00F552C8" w14:paraId="24CA69B9"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4CEFC0F6" w14:textId="77777777" w:rsidR="00353D84" w:rsidRPr="00F552C8" w:rsidRDefault="00353D84"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353D84" w:rsidRPr="0093149C" w14:paraId="22D6D22B"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04469535" w14:textId="7BEA6BF2" w:rsidR="00353D84" w:rsidRPr="00F552C8" w:rsidRDefault="00353D84"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 xml:space="preserve">La aplicación debe permitir a los usuarios subir documentación a las convocatorias que fueron creadas por su persona, y unirla a una creada </w:t>
            </w:r>
            <w:proofErr w:type="spellStart"/>
            <w:r>
              <w:rPr>
                <w:rFonts w:ascii="Calibri" w:eastAsia="Times New Roman" w:hAnsi="Calibri" w:cs="Calibri"/>
                <w:b w:val="0"/>
                <w:bCs w:val="0"/>
                <w:color w:val="auto"/>
                <w:szCs w:val="22"/>
                <w:lang w:val="es-BO" w:eastAsia="es-BO"/>
              </w:rPr>
              <w:t>e</w:t>
            </w:r>
            <w:proofErr w:type="spellEnd"/>
            <w:r>
              <w:rPr>
                <w:rFonts w:ascii="Calibri" w:eastAsia="Times New Roman" w:hAnsi="Calibri" w:cs="Calibri"/>
                <w:b w:val="0"/>
                <w:bCs w:val="0"/>
                <w:color w:val="auto"/>
                <w:szCs w:val="22"/>
                <w:lang w:val="es-BO" w:eastAsia="es-BO"/>
              </w:rPr>
              <w:t xml:space="preserve"> la misma aplicación.</w:t>
            </w:r>
            <w:r w:rsidRPr="00F552C8">
              <w:rPr>
                <w:rFonts w:ascii="Calibri" w:eastAsia="Times New Roman" w:hAnsi="Calibri" w:cs="Calibri"/>
                <w:b w:val="0"/>
                <w:bCs w:val="0"/>
                <w:szCs w:val="22"/>
                <w:lang w:val="es-BO" w:eastAsia="es-BO"/>
              </w:rPr>
              <w:t> </w:t>
            </w:r>
          </w:p>
        </w:tc>
      </w:tr>
      <w:tr w:rsidR="00353D84" w:rsidRPr="0093149C" w14:paraId="2F7631EA"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26499324" w14:textId="77777777" w:rsidR="00353D84" w:rsidRPr="00F552C8" w:rsidRDefault="00353D84"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6F9E858C" w14:textId="212D5178" w:rsidR="00353D84" w:rsidRPr="00F552C8" w:rsidRDefault="00353D84"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 xml:space="preserve">Iniciar sesión para poder acceder a la </w:t>
            </w:r>
            <w:r w:rsidR="00954AB3">
              <w:rPr>
                <w:rFonts w:ascii="Calibri" w:eastAsia="Times New Roman" w:hAnsi="Calibri" w:cs="Calibri"/>
                <w:color w:val="000000"/>
                <w:szCs w:val="22"/>
                <w:lang w:val="es-BO" w:eastAsia="es-BO"/>
              </w:rPr>
              <w:t>aplicación crear</w:t>
            </w:r>
            <w:r>
              <w:rPr>
                <w:rFonts w:ascii="Calibri" w:eastAsia="Times New Roman" w:hAnsi="Calibri" w:cs="Calibri"/>
                <w:color w:val="000000"/>
                <w:szCs w:val="22"/>
                <w:lang w:val="es-BO" w:eastAsia="es-BO"/>
              </w:rPr>
              <w:t xml:space="preserve"> una convocatoria, al terminar proporcionara la opción de incluir documentos especificando estos </w:t>
            </w:r>
            <w:r w:rsidR="00954AB3">
              <w:rPr>
                <w:rFonts w:ascii="Calibri" w:eastAsia="Times New Roman" w:hAnsi="Calibri" w:cs="Calibri"/>
                <w:color w:val="000000"/>
                <w:szCs w:val="22"/>
                <w:lang w:val="es-BO" w:eastAsia="es-BO"/>
              </w:rPr>
              <w:t>así</w:t>
            </w:r>
            <w:r>
              <w:rPr>
                <w:rFonts w:ascii="Calibri" w:eastAsia="Times New Roman" w:hAnsi="Calibri" w:cs="Calibri"/>
                <w:color w:val="000000"/>
                <w:szCs w:val="22"/>
                <w:lang w:val="es-BO" w:eastAsia="es-BO"/>
              </w:rPr>
              <w:t xml:space="preserve"> crearlo presionando “Crear Convocatoria ”.</w:t>
            </w:r>
          </w:p>
        </w:tc>
      </w:tr>
    </w:tbl>
    <w:p w14:paraId="6465A0C4" w14:textId="4C252DC2" w:rsidR="00353D84" w:rsidRDefault="00353D84"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6D16CF65" w14:textId="79B8510B" w:rsidR="00954AB3" w:rsidRDefault="00954AB3" w:rsidP="00BE6E49">
      <w:pPr>
        <w:spacing w:before="240"/>
        <w:jc w:val="both"/>
        <w:rPr>
          <w:rFonts w:ascii="Arial" w:hAnsi="Arial" w:cs="Arial"/>
          <w:lang w:val="es-ES"/>
        </w:rPr>
      </w:pPr>
      <w:r w:rsidRPr="006F7F9D">
        <w:rPr>
          <w:rFonts w:ascii="Arial" w:hAnsi="Arial" w:cs="Arial"/>
          <w:b/>
          <w:bCs/>
          <w:lang w:val="es-ES"/>
        </w:rPr>
        <w:t>Tabla Nro.</w:t>
      </w:r>
      <w:r>
        <w:rPr>
          <w:rFonts w:ascii="Arial" w:hAnsi="Arial" w:cs="Arial"/>
          <w:b/>
          <w:bCs/>
          <w:lang w:val="es-ES"/>
        </w:rPr>
        <w:t>1</w:t>
      </w:r>
      <w:r w:rsidR="00651D85">
        <w:rPr>
          <w:rFonts w:ascii="Arial" w:hAnsi="Arial" w:cs="Arial"/>
          <w:b/>
          <w:bCs/>
          <w:lang w:val="es-ES"/>
        </w:rPr>
        <w:t>3</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1</w:t>
      </w:r>
      <w:r w:rsidR="00651D85">
        <w:rPr>
          <w:rFonts w:ascii="Arial" w:hAnsi="Arial" w:cs="Arial"/>
          <w:lang w:val="es-ES"/>
        </w:rPr>
        <w:t>3</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954AB3" w:rsidRPr="00F552C8" w14:paraId="0D46855D" w14:textId="77777777" w:rsidTr="00AE0CFA">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1F1F427D" w14:textId="77777777" w:rsidR="00954AB3" w:rsidRPr="00F552C8" w:rsidRDefault="00954AB3"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954AB3" w:rsidRPr="0093149C" w14:paraId="16DEAD16"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6576ECFE"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1E6EAC8F" w14:textId="07804E30" w:rsidR="00954AB3" w:rsidRPr="00954AB3" w:rsidRDefault="00954AB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954AB3">
              <w:rPr>
                <w:rFonts w:ascii="Calibri" w:eastAsia="Times New Roman" w:hAnsi="Calibri" w:cs="Calibri"/>
                <w:color w:val="000000"/>
                <w:szCs w:val="22"/>
                <w:lang w:val="es-BO" w:eastAsia="es-BO"/>
              </w:rPr>
              <w:t>Confirmación de Recepción de Documentos</w:t>
            </w:r>
          </w:p>
        </w:tc>
      </w:tr>
      <w:tr w:rsidR="00954AB3" w:rsidRPr="00F552C8" w14:paraId="41A7F142"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77A2F53D"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41A7139B" w14:textId="22BF0373" w:rsidR="00954AB3" w:rsidRPr="00F552C8" w:rsidRDefault="00954AB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1</w:t>
            </w:r>
            <w:r w:rsidR="00651D85">
              <w:rPr>
                <w:rFonts w:ascii="Calibri" w:eastAsia="Times New Roman" w:hAnsi="Calibri" w:cs="Calibri"/>
                <w:color w:val="000000"/>
                <w:szCs w:val="22"/>
                <w:lang w:val="es-BO" w:eastAsia="es-BO"/>
              </w:rPr>
              <w:t>3</w:t>
            </w:r>
          </w:p>
        </w:tc>
      </w:tr>
      <w:tr w:rsidR="00954AB3" w:rsidRPr="00F552C8" w14:paraId="6FA37893"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2DF438C"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lastRenderedPageBreak/>
              <w:t>Usuario:</w:t>
            </w:r>
          </w:p>
        </w:tc>
        <w:tc>
          <w:tcPr>
            <w:tcW w:w="4532" w:type="dxa"/>
            <w:noWrap/>
            <w:hideMark/>
          </w:tcPr>
          <w:p w14:paraId="2A2F3225" w14:textId="245B5121" w:rsidR="00954AB3" w:rsidRPr="00F552C8" w:rsidRDefault="00954AB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Vicerrectorado, Administrador</w:t>
            </w:r>
          </w:p>
        </w:tc>
      </w:tr>
      <w:tr w:rsidR="00954AB3" w:rsidRPr="00F552C8" w14:paraId="5D573A83"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6D559603"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0768DF9D" w14:textId="77777777" w:rsidR="00954AB3" w:rsidRPr="00F552C8" w:rsidRDefault="00954AB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Alta</w:t>
            </w:r>
          </w:p>
        </w:tc>
      </w:tr>
      <w:tr w:rsidR="00954AB3" w:rsidRPr="00F552C8" w14:paraId="23FC3F20"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766CA16F"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407A041A" w14:textId="77777777" w:rsidR="00954AB3" w:rsidRPr="00F552C8" w:rsidRDefault="00954AB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954AB3" w:rsidRPr="00F552C8" w14:paraId="08A210EB"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1F0E74C3"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954AB3" w:rsidRPr="0093149C" w14:paraId="76C17898"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4C6FC410" w14:textId="44FC9595" w:rsidR="00954AB3" w:rsidRPr="00F552C8" w:rsidRDefault="00954AB3" w:rsidP="00BE6E49">
            <w:pPr>
              <w:spacing w:before="240" w:line="240" w:lineRule="auto"/>
              <w:jc w:val="both"/>
              <w:rPr>
                <w:rFonts w:ascii="Calibri" w:eastAsia="Times New Roman" w:hAnsi="Calibri" w:cs="Calibri"/>
                <w:b w:val="0"/>
                <w:bCs w:val="0"/>
                <w:szCs w:val="22"/>
                <w:lang w:val="es-BO" w:eastAsia="es-BO"/>
              </w:rPr>
            </w:pPr>
            <w:r>
              <w:rPr>
                <w:rFonts w:ascii="Calibri" w:eastAsia="Times New Roman" w:hAnsi="Calibri" w:cs="Calibri"/>
                <w:b w:val="0"/>
                <w:bCs w:val="0"/>
                <w:color w:val="auto"/>
                <w:szCs w:val="22"/>
                <w:lang w:val="es-BO" w:eastAsia="es-BO"/>
              </w:rPr>
              <w:t>La aplicación debe confirmar la recepción de los documentos subidos por los usuarios de cada convocatoria permitiendo asegurarse de crear bien una convocatoria.</w:t>
            </w:r>
            <w:r w:rsidRPr="00F552C8">
              <w:rPr>
                <w:rFonts w:ascii="Calibri" w:eastAsia="Times New Roman" w:hAnsi="Calibri" w:cs="Calibri"/>
                <w:b w:val="0"/>
                <w:bCs w:val="0"/>
                <w:szCs w:val="22"/>
                <w:lang w:val="es-BO" w:eastAsia="es-BO"/>
              </w:rPr>
              <w:t> </w:t>
            </w:r>
          </w:p>
        </w:tc>
      </w:tr>
      <w:tr w:rsidR="00954AB3" w:rsidRPr="0093149C" w14:paraId="4AA0A352"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773C56CD"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60DAF2C7" w14:textId="42E5AD81" w:rsidR="00954AB3" w:rsidRPr="00F552C8" w:rsidRDefault="00954AB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Iniciar sesión para poder acceder a la aplicación tras crear una convocatoria, esta aparecerá con el estado “Para Revisión”.</w:t>
            </w:r>
          </w:p>
        </w:tc>
      </w:tr>
    </w:tbl>
    <w:p w14:paraId="0FA65144" w14:textId="4959435E" w:rsidR="00954AB3" w:rsidRDefault="00954AB3"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7027A0CD" w14:textId="1C315E98" w:rsidR="00954AB3" w:rsidRDefault="00954AB3" w:rsidP="00BE6E49">
      <w:pPr>
        <w:spacing w:before="240"/>
        <w:jc w:val="both"/>
        <w:rPr>
          <w:rFonts w:ascii="Arial" w:hAnsi="Arial" w:cs="Arial"/>
          <w:lang w:val="es-ES"/>
        </w:rPr>
      </w:pPr>
      <w:r w:rsidRPr="006F7F9D">
        <w:rPr>
          <w:rFonts w:ascii="Arial" w:hAnsi="Arial" w:cs="Arial"/>
          <w:b/>
          <w:bCs/>
          <w:lang w:val="es-ES"/>
        </w:rPr>
        <w:t>Tabla Nro.</w:t>
      </w:r>
      <w:r>
        <w:rPr>
          <w:rFonts w:ascii="Arial" w:hAnsi="Arial" w:cs="Arial"/>
          <w:b/>
          <w:bCs/>
          <w:lang w:val="es-ES"/>
        </w:rPr>
        <w:t>1</w:t>
      </w:r>
      <w:r w:rsidR="00651D85">
        <w:rPr>
          <w:rFonts w:ascii="Arial" w:hAnsi="Arial" w:cs="Arial"/>
          <w:b/>
          <w:bCs/>
          <w:lang w:val="es-ES"/>
        </w:rPr>
        <w:t>4</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1</w:t>
      </w:r>
      <w:r w:rsidR="00651D85">
        <w:rPr>
          <w:rFonts w:ascii="Arial" w:hAnsi="Arial" w:cs="Arial"/>
          <w:lang w:val="es-ES"/>
        </w:rPr>
        <w:t>4</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954AB3" w:rsidRPr="00F552C8" w14:paraId="25BAEC03" w14:textId="77777777" w:rsidTr="00AE0CFA">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3B50CC50" w14:textId="77777777" w:rsidR="00954AB3" w:rsidRPr="00F552C8" w:rsidRDefault="00954AB3"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954AB3" w:rsidRPr="00954AB3" w14:paraId="79909F74"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0EFCE57E"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16FCC14F" w14:textId="72ACA1F7" w:rsidR="00954AB3" w:rsidRPr="00954AB3" w:rsidRDefault="00954AB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954AB3">
              <w:rPr>
                <w:rFonts w:ascii="Calibri" w:eastAsia="Times New Roman" w:hAnsi="Calibri" w:cs="Calibri"/>
                <w:color w:val="000000"/>
                <w:szCs w:val="22"/>
                <w:lang w:val="es-BO" w:eastAsia="es-BO"/>
              </w:rPr>
              <w:t>Descarga Masiva de Documentos</w:t>
            </w:r>
          </w:p>
        </w:tc>
      </w:tr>
      <w:tr w:rsidR="00954AB3" w:rsidRPr="00F552C8" w14:paraId="4B014277"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3C422857"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51126D8B" w14:textId="68B5F9D3" w:rsidR="00954AB3" w:rsidRPr="00F552C8" w:rsidRDefault="00954AB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1</w:t>
            </w:r>
            <w:r w:rsidR="00651D85">
              <w:rPr>
                <w:rFonts w:ascii="Calibri" w:eastAsia="Times New Roman" w:hAnsi="Calibri" w:cs="Calibri"/>
                <w:color w:val="000000"/>
                <w:szCs w:val="22"/>
                <w:lang w:val="es-BO" w:eastAsia="es-BO"/>
              </w:rPr>
              <w:t>4</w:t>
            </w:r>
          </w:p>
        </w:tc>
      </w:tr>
      <w:tr w:rsidR="00954AB3" w:rsidRPr="00F552C8" w14:paraId="4A70731A"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A5FA853"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12C92A82" w14:textId="58CAA67B" w:rsidR="00954AB3" w:rsidRPr="00F552C8" w:rsidRDefault="00954AB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Usuarios en general</w:t>
            </w:r>
          </w:p>
        </w:tc>
      </w:tr>
      <w:tr w:rsidR="00954AB3" w:rsidRPr="00F552C8" w14:paraId="6052159A"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56FC76EC"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2E6B2AB4" w14:textId="3059A5D0" w:rsidR="00954AB3" w:rsidRPr="00F552C8" w:rsidRDefault="00954AB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Media</w:t>
            </w:r>
          </w:p>
        </w:tc>
      </w:tr>
      <w:tr w:rsidR="00954AB3" w:rsidRPr="00F552C8" w14:paraId="2C7C4EC5"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4813A975"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3558D8A7" w14:textId="77777777" w:rsidR="00954AB3" w:rsidRPr="00F552C8" w:rsidRDefault="00954AB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954AB3" w:rsidRPr="00F552C8" w14:paraId="240A3F29"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37E695B6"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954AB3" w:rsidRPr="0093149C" w14:paraId="1D0780DD"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3825CBC8" w14:textId="782B7BED" w:rsidR="00954AB3" w:rsidRPr="00954AB3" w:rsidRDefault="00954AB3" w:rsidP="00BE6E49">
            <w:pPr>
              <w:spacing w:before="240" w:line="240" w:lineRule="auto"/>
              <w:jc w:val="both"/>
              <w:rPr>
                <w:rFonts w:ascii="Calibri" w:eastAsia="Times New Roman" w:hAnsi="Calibri" w:cs="Calibri"/>
                <w:szCs w:val="22"/>
                <w:lang w:val="es-BO" w:eastAsia="es-BO"/>
              </w:rPr>
            </w:pPr>
            <w:r>
              <w:rPr>
                <w:rFonts w:ascii="Calibri" w:eastAsia="Times New Roman" w:hAnsi="Calibri" w:cs="Calibri"/>
                <w:b w:val="0"/>
                <w:bCs w:val="0"/>
                <w:color w:val="auto"/>
                <w:szCs w:val="22"/>
                <w:lang w:val="es-BO" w:eastAsia="es-BO"/>
              </w:rPr>
              <w:t xml:space="preserve">La aplicación debe permitir la descarga de los documentos subidos por los </w:t>
            </w:r>
            <w:proofErr w:type="gramStart"/>
            <w:r>
              <w:rPr>
                <w:rFonts w:ascii="Calibri" w:eastAsia="Times New Roman" w:hAnsi="Calibri" w:cs="Calibri"/>
                <w:b w:val="0"/>
                <w:bCs w:val="0"/>
                <w:color w:val="auto"/>
                <w:szCs w:val="22"/>
                <w:lang w:val="es-BO" w:eastAsia="es-BO"/>
              </w:rPr>
              <w:t>usuarios ,</w:t>
            </w:r>
            <w:proofErr w:type="gramEnd"/>
            <w:r>
              <w:rPr>
                <w:rFonts w:ascii="Calibri" w:eastAsia="Times New Roman" w:hAnsi="Calibri" w:cs="Calibri"/>
                <w:b w:val="0"/>
                <w:bCs w:val="0"/>
                <w:color w:val="auto"/>
                <w:szCs w:val="22"/>
                <w:lang w:val="es-BO" w:eastAsia="es-BO"/>
              </w:rPr>
              <w:t xml:space="preserve"> respetando los rango de las convocatorias creadas de cada usuario y el administrador poder ver todas.</w:t>
            </w:r>
            <w:r w:rsidRPr="00F552C8">
              <w:rPr>
                <w:rFonts w:ascii="Calibri" w:eastAsia="Times New Roman" w:hAnsi="Calibri" w:cs="Calibri"/>
                <w:b w:val="0"/>
                <w:bCs w:val="0"/>
                <w:szCs w:val="22"/>
                <w:lang w:val="es-BO" w:eastAsia="es-BO"/>
              </w:rPr>
              <w:t> </w:t>
            </w:r>
          </w:p>
        </w:tc>
      </w:tr>
      <w:tr w:rsidR="00954AB3" w:rsidRPr="0093149C" w14:paraId="547DBE11"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43E76385" w14:textId="77777777" w:rsidR="00954AB3" w:rsidRPr="00F552C8" w:rsidRDefault="00954AB3"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1EE1B8DD" w14:textId="0057148C" w:rsidR="00954AB3" w:rsidRPr="00F552C8" w:rsidRDefault="00954AB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Iniciar sesión para poder acceder a la aplicación ir al apartado de Convocatorias y “Todas las Convocatorias”.</w:t>
            </w:r>
          </w:p>
        </w:tc>
      </w:tr>
    </w:tbl>
    <w:p w14:paraId="76F16C76" w14:textId="007A4977" w:rsidR="00954AB3" w:rsidRDefault="00954AB3"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3E8CAB4B" w14:textId="3F527FCD" w:rsidR="00A8500B" w:rsidRDefault="00A8500B" w:rsidP="00BE6E49">
      <w:pPr>
        <w:spacing w:before="240"/>
        <w:jc w:val="both"/>
        <w:rPr>
          <w:rFonts w:ascii="Arial" w:hAnsi="Arial" w:cs="Arial"/>
          <w:lang w:val="es-ES"/>
        </w:rPr>
      </w:pPr>
      <w:r w:rsidRPr="006F7F9D">
        <w:rPr>
          <w:rFonts w:ascii="Arial" w:hAnsi="Arial" w:cs="Arial"/>
          <w:b/>
          <w:bCs/>
          <w:lang w:val="es-ES"/>
        </w:rPr>
        <w:lastRenderedPageBreak/>
        <w:t>Tabla Nro.</w:t>
      </w:r>
      <w:r>
        <w:rPr>
          <w:rFonts w:ascii="Arial" w:hAnsi="Arial" w:cs="Arial"/>
          <w:b/>
          <w:bCs/>
          <w:lang w:val="es-ES"/>
        </w:rPr>
        <w:t>1</w:t>
      </w:r>
      <w:r w:rsidR="00651D85">
        <w:rPr>
          <w:rFonts w:ascii="Arial" w:hAnsi="Arial" w:cs="Arial"/>
          <w:b/>
          <w:bCs/>
          <w:lang w:val="es-ES"/>
        </w:rPr>
        <w:t>5</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1</w:t>
      </w:r>
      <w:r w:rsidR="00651D85">
        <w:rPr>
          <w:rFonts w:ascii="Arial" w:hAnsi="Arial" w:cs="Arial"/>
          <w:lang w:val="es-ES"/>
        </w:rPr>
        <w:t>5</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A8500B" w:rsidRPr="00F552C8" w14:paraId="1230B890" w14:textId="77777777" w:rsidTr="00AE0CFA">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359437E2" w14:textId="77777777" w:rsidR="00A8500B" w:rsidRPr="00F552C8" w:rsidRDefault="00A8500B"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A8500B" w:rsidRPr="00954AB3" w14:paraId="7CEB8183"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72252F85" w14:textId="77777777" w:rsidR="00A8500B" w:rsidRPr="00F552C8" w:rsidRDefault="00A8500B"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179CFEE6" w14:textId="41040961" w:rsidR="00A8500B" w:rsidRPr="00954AB3" w:rsidRDefault="00A8500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Perfil de Usuario</w:t>
            </w:r>
          </w:p>
        </w:tc>
      </w:tr>
      <w:tr w:rsidR="00A8500B" w:rsidRPr="00F552C8" w14:paraId="16475D2F"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71D47520" w14:textId="77777777" w:rsidR="00A8500B" w:rsidRPr="00F552C8" w:rsidRDefault="00A8500B"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7E9E343F" w14:textId="50E27E17" w:rsidR="00A8500B" w:rsidRPr="00F552C8" w:rsidRDefault="00A8500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1</w:t>
            </w:r>
            <w:r w:rsidR="00651D85">
              <w:rPr>
                <w:rFonts w:ascii="Calibri" w:eastAsia="Times New Roman" w:hAnsi="Calibri" w:cs="Calibri"/>
                <w:color w:val="000000"/>
                <w:szCs w:val="22"/>
                <w:lang w:val="es-BO" w:eastAsia="es-BO"/>
              </w:rPr>
              <w:t>5</w:t>
            </w:r>
          </w:p>
        </w:tc>
      </w:tr>
      <w:tr w:rsidR="00A8500B" w:rsidRPr="00F552C8" w14:paraId="08791CD8"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4ACE9722" w14:textId="77777777" w:rsidR="00A8500B" w:rsidRPr="00F552C8" w:rsidRDefault="00A8500B"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7288E2FE" w14:textId="77777777" w:rsidR="00A8500B" w:rsidRPr="00F552C8" w:rsidRDefault="00A8500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Usuarios en general</w:t>
            </w:r>
          </w:p>
        </w:tc>
      </w:tr>
      <w:tr w:rsidR="00A8500B" w:rsidRPr="00F552C8" w14:paraId="7A4DC4F8"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2954339B" w14:textId="77777777" w:rsidR="00A8500B" w:rsidRPr="00F552C8" w:rsidRDefault="00A8500B"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1E4C906F" w14:textId="77777777" w:rsidR="00A8500B" w:rsidRPr="00F552C8" w:rsidRDefault="00A8500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Media</w:t>
            </w:r>
          </w:p>
        </w:tc>
      </w:tr>
      <w:tr w:rsidR="00A8500B" w:rsidRPr="00F552C8" w14:paraId="0338B4B3"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148A4559" w14:textId="77777777" w:rsidR="00A8500B" w:rsidRPr="00F552C8" w:rsidRDefault="00A8500B"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17932680" w14:textId="77777777" w:rsidR="00A8500B" w:rsidRPr="00F552C8" w:rsidRDefault="00A8500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A8500B" w:rsidRPr="00F552C8" w14:paraId="081C5948"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3178F359" w14:textId="77777777" w:rsidR="00A8500B" w:rsidRPr="00F552C8" w:rsidRDefault="00A8500B"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A8500B" w:rsidRPr="0093149C" w14:paraId="21B10858"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4299CF43" w14:textId="4A90137D" w:rsidR="00A8500B" w:rsidRPr="00954AB3" w:rsidRDefault="00A8500B" w:rsidP="00BE6E49">
            <w:pPr>
              <w:spacing w:before="240" w:line="240" w:lineRule="auto"/>
              <w:jc w:val="both"/>
              <w:rPr>
                <w:rFonts w:ascii="Calibri" w:eastAsia="Times New Roman" w:hAnsi="Calibri" w:cs="Calibri"/>
                <w:szCs w:val="22"/>
                <w:lang w:val="es-BO" w:eastAsia="es-BO"/>
              </w:rPr>
            </w:pPr>
            <w:r>
              <w:rPr>
                <w:rFonts w:ascii="Calibri" w:eastAsia="Times New Roman" w:hAnsi="Calibri" w:cs="Calibri"/>
                <w:b w:val="0"/>
                <w:bCs w:val="0"/>
                <w:color w:val="auto"/>
                <w:szCs w:val="22"/>
                <w:lang w:val="es-BO" w:eastAsia="es-BO"/>
              </w:rPr>
              <w:t>La aplicación debe permitir el acceso al perfil de usuario, para la visualización del mismo, además de poder proporcionar la edición del mismo.</w:t>
            </w:r>
            <w:r w:rsidRPr="00F552C8">
              <w:rPr>
                <w:rFonts w:ascii="Calibri" w:eastAsia="Times New Roman" w:hAnsi="Calibri" w:cs="Calibri"/>
                <w:b w:val="0"/>
                <w:bCs w:val="0"/>
                <w:szCs w:val="22"/>
                <w:lang w:val="es-BO" w:eastAsia="es-BO"/>
              </w:rPr>
              <w:t> </w:t>
            </w:r>
          </w:p>
        </w:tc>
      </w:tr>
      <w:tr w:rsidR="00A8500B" w:rsidRPr="0093149C" w14:paraId="0EA2975B"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1F99EAFE" w14:textId="77777777" w:rsidR="00A8500B" w:rsidRPr="00F552C8" w:rsidRDefault="00A8500B"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Como Probarlo:</w:t>
            </w:r>
          </w:p>
        </w:tc>
        <w:tc>
          <w:tcPr>
            <w:tcW w:w="4532" w:type="dxa"/>
            <w:noWrap/>
            <w:hideMark/>
          </w:tcPr>
          <w:p w14:paraId="6ED8CFA3" w14:textId="6FFC8FF8" w:rsidR="00A8500B" w:rsidRPr="00F552C8" w:rsidRDefault="00A8500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Iniciar sesión para poder acceder a la aplicación ir al apartado Usuario “Editar o ver usuario”.</w:t>
            </w:r>
          </w:p>
        </w:tc>
      </w:tr>
    </w:tbl>
    <w:p w14:paraId="7505A931" w14:textId="6E610550" w:rsidR="0045725A" w:rsidRPr="0045725A" w:rsidRDefault="00A8500B"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30079D00" w14:textId="0B8C66AE" w:rsidR="0045725A" w:rsidRDefault="0045725A" w:rsidP="00BE6E49">
      <w:pPr>
        <w:spacing w:before="240"/>
        <w:jc w:val="both"/>
        <w:rPr>
          <w:rFonts w:ascii="Arial" w:hAnsi="Arial" w:cs="Arial"/>
          <w:lang w:val="es-ES"/>
        </w:rPr>
      </w:pPr>
      <w:r w:rsidRPr="006F7F9D">
        <w:rPr>
          <w:rFonts w:ascii="Arial" w:hAnsi="Arial" w:cs="Arial"/>
          <w:b/>
          <w:bCs/>
          <w:lang w:val="es-ES"/>
        </w:rPr>
        <w:t>Tabla Nro.</w:t>
      </w:r>
      <w:r>
        <w:rPr>
          <w:rFonts w:ascii="Arial" w:hAnsi="Arial" w:cs="Arial"/>
          <w:b/>
          <w:bCs/>
          <w:lang w:val="es-ES"/>
        </w:rPr>
        <w:t>16</w:t>
      </w:r>
      <w:r w:rsidRPr="006F7F9D">
        <w:rPr>
          <w:rFonts w:ascii="Arial" w:hAnsi="Arial" w:cs="Arial"/>
          <w:b/>
          <w:bCs/>
          <w:lang w:val="es-ES"/>
        </w:rPr>
        <w:t>.</w:t>
      </w:r>
      <w:r>
        <w:rPr>
          <w:rFonts w:ascii="Arial" w:hAnsi="Arial" w:cs="Arial"/>
          <w:b/>
          <w:bCs/>
          <w:lang w:val="es-ES"/>
        </w:rPr>
        <w:t xml:space="preserve"> </w:t>
      </w:r>
      <w:r w:rsidRPr="006F7F9D">
        <w:rPr>
          <w:rFonts w:ascii="Arial" w:hAnsi="Arial" w:cs="Arial"/>
          <w:lang w:val="es-ES"/>
        </w:rPr>
        <w:t xml:space="preserve">Historia de usuario </w:t>
      </w:r>
      <w:r>
        <w:rPr>
          <w:rFonts w:ascii="Arial" w:hAnsi="Arial" w:cs="Arial"/>
          <w:lang w:val="es-ES"/>
        </w:rPr>
        <w:t>16</w:t>
      </w:r>
    </w:p>
    <w:tbl>
      <w:tblPr>
        <w:tblStyle w:val="Tablaconcuadrcula5oscura-nfasis5"/>
        <w:tblW w:w="720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4532"/>
      </w:tblGrid>
      <w:tr w:rsidR="0045725A" w:rsidRPr="00F552C8" w14:paraId="4D41F72D" w14:textId="77777777" w:rsidTr="00AE0CFA">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7200" w:type="dxa"/>
            <w:gridSpan w:val="2"/>
            <w:tcBorders>
              <w:top w:val="none" w:sz="0" w:space="0" w:color="auto"/>
              <w:left w:val="none" w:sz="0" w:space="0" w:color="auto"/>
              <w:right w:val="none" w:sz="0" w:space="0" w:color="auto"/>
            </w:tcBorders>
            <w:noWrap/>
            <w:hideMark/>
          </w:tcPr>
          <w:p w14:paraId="2F1ED79A" w14:textId="77777777" w:rsidR="0045725A" w:rsidRPr="00F552C8" w:rsidRDefault="0045725A" w:rsidP="00BE6E49">
            <w:pPr>
              <w:spacing w:before="240" w:line="240" w:lineRule="auto"/>
              <w:jc w:val="both"/>
              <w:rPr>
                <w:rFonts w:ascii="Calibri" w:eastAsia="Times New Roman" w:hAnsi="Calibri" w:cs="Calibri"/>
                <w:color w:val="000000"/>
                <w:szCs w:val="22"/>
                <w:lang w:val="es-BO" w:eastAsia="es-BO"/>
              </w:rPr>
            </w:pPr>
            <w:r w:rsidRPr="00F552C8">
              <w:rPr>
                <w:rFonts w:ascii="Calibri" w:eastAsia="Times New Roman" w:hAnsi="Calibri" w:cs="Calibri"/>
                <w:szCs w:val="22"/>
                <w:lang w:val="es-BO" w:eastAsia="es-BO"/>
              </w:rPr>
              <w:t>HISTORIA DE USUARIO</w:t>
            </w:r>
          </w:p>
        </w:tc>
      </w:tr>
      <w:tr w:rsidR="0045725A" w:rsidRPr="00954AB3" w14:paraId="11F1D007"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tcBorders>
            <w:noWrap/>
            <w:hideMark/>
          </w:tcPr>
          <w:p w14:paraId="76B45714" w14:textId="77777777" w:rsidR="0045725A" w:rsidRPr="00F552C8" w:rsidRDefault="0045725A"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Historia de usuario:</w:t>
            </w:r>
          </w:p>
        </w:tc>
        <w:tc>
          <w:tcPr>
            <w:tcW w:w="4532" w:type="dxa"/>
            <w:noWrap/>
            <w:hideMark/>
          </w:tcPr>
          <w:p w14:paraId="7F7DA362" w14:textId="01375905" w:rsidR="0045725A" w:rsidRPr="00954AB3" w:rsidRDefault="0045725A"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Exportar Datos</w:t>
            </w:r>
          </w:p>
        </w:tc>
      </w:tr>
      <w:tr w:rsidR="0045725A" w:rsidRPr="00F552C8" w14:paraId="13A8D9E0"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04C665E7" w14:textId="77777777" w:rsidR="0045725A" w:rsidRPr="00F552C8" w:rsidRDefault="0045725A"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Numero:</w:t>
            </w:r>
          </w:p>
        </w:tc>
        <w:tc>
          <w:tcPr>
            <w:tcW w:w="4532" w:type="dxa"/>
            <w:noWrap/>
            <w:hideMark/>
          </w:tcPr>
          <w:p w14:paraId="4A3FFBBA" w14:textId="0A4E0B15" w:rsidR="0045725A" w:rsidRPr="00F552C8" w:rsidRDefault="0045725A"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16</w:t>
            </w:r>
          </w:p>
        </w:tc>
      </w:tr>
      <w:tr w:rsidR="0045725A" w:rsidRPr="00F552C8" w14:paraId="28C20651"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4FBB2EE8" w14:textId="77777777" w:rsidR="0045725A" w:rsidRPr="00F552C8" w:rsidRDefault="0045725A"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Usuario:</w:t>
            </w:r>
          </w:p>
        </w:tc>
        <w:tc>
          <w:tcPr>
            <w:tcW w:w="4532" w:type="dxa"/>
            <w:noWrap/>
            <w:hideMark/>
          </w:tcPr>
          <w:p w14:paraId="5B034D86" w14:textId="1DD990E2" w:rsidR="0045725A" w:rsidRPr="00F552C8" w:rsidRDefault="0045725A"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Administrador</w:t>
            </w:r>
          </w:p>
        </w:tc>
      </w:tr>
      <w:tr w:rsidR="0045725A" w:rsidRPr="00F552C8" w14:paraId="78FA6C88"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367915D6" w14:textId="77777777" w:rsidR="0045725A" w:rsidRPr="00F552C8" w:rsidRDefault="0045725A"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Prioridad:</w:t>
            </w:r>
          </w:p>
        </w:tc>
        <w:tc>
          <w:tcPr>
            <w:tcW w:w="4532" w:type="dxa"/>
            <w:noWrap/>
            <w:hideMark/>
          </w:tcPr>
          <w:p w14:paraId="5E47865C" w14:textId="77777777" w:rsidR="0045725A" w:rsidRPr="00F552C8" w:rsidRDefault="0045725A"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Media</w:t>
            </w:r>
          </w:p>
        </w:tc>
      </w:tr>
      <w:tr w:rsidR="0045725A" w:rsidRPr="00F552C8" w14:paraId="114DF376"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tcBorders>
            <w:noWrap/>
            <w:hideMark/>
          </w:tcPr>
          <w:p w14:paraId="3A2299F0" w14:textId="77777777" w:rsidR="0045725A" w:rsidRPr="00F552C8" w:rsidRDefault="0045725A"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Programador Responsable:</w:t>
            </w:r>
          </w:p>
        </w:tc>
        <w:tc>
          <w:tcPr>
            <w:tcW w:w="4532" w:type="dxa"/>
            <w:noWrap/>
            <w:hideMark/>
          </w:tcPr>
          <w:p w14:paraId="5C7861D4" w14:textId="77777777" w:rsidR="0045725A" w:rsidRPr="00F552C8" w:rsidRDefault="0045725A"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552C8">
              <w:rPr>
                <w:rFonts w:ascii="Calibri" w:eastAsia="Times New Roman" w:hAnsi="Calibri" w:cs="Calibri"/>
                <w:color w:val="000000"/>
                <w:szCs w:val="22"/>
                <w:lang w:val="es-BO" w:eastAsia="es-BO"/>
              </w:rPr>
              <w:t>Diego Israel Fajardo Canaza</w:t>
            </w:r>
          </w:p>
        </w:tc>
      </w:tr>
      <w:tr w:rsidR="0045725A" w:rsidRPr="00F552C8" w14:paraId="67502661"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noWrap/>
            <w:hideMark/>
          </w:tcPr>
          <w:p w14:paraId="7681A97D" w14:textId="77777777" w:rsidR="0045725A" w:rsidRPr="00F552C8" w:rsidRDefault="0045725A"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t>Descripción:</w:t>
            </w:r>
          </w:p>
        </w:tc>
      </w:tr>
      <w:tr w:rsidR="0045725A" w:rsidRPr="0093149C" w14:paraId="2D22EABA"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0" w:type="dxa"/>
            <w:gridSpan w:val="2"/>
            <w:tcBorders>
              <w:left w:val="none" w:sz="0" w:space="0" w:color="auto"/>
            </w:tcBorders>
            <w:shd w:val="clear" w:color="auto" w:fill="D9E2F3"/>
            <w:noWrap/>
            <w:hideMark/>
          </w:tcPr>
          <w:p w14:paraId="08DD4EC1" w14:textId="52C88EBB" w:rsidR="0045725A" w:rsidRPr="00954AB3" w:rsidRDefault="0045725A" w:rsidP="00BE6E49">
            <w:pPr>
              <w:spacing w:before="240" w:line="240" w:lineRule="auto"/>
              <w:jc w:val="both"/>
              <w:rPr>
                <w:rFonts w:ascii="Calibri" w:eastAsia="Times New Roman" w:hAnsi="Calibri" w:cs="Calibri"/>
                <w:szCs w:val="22"/>
                <w:lang w:val="es-BO" w:eastAsia="es-BO"/>
              </w:rPr>
            </w:pPr>
            <w:r>
              <w:rPr>
                <w:rFonts w:ascii="Calibri" w:eastAsia="Times New Roman" w:hAnsi="Calibri" w:cs="Calibri"/>
                <w:b w:val="0"/>
                <w:bCs w:val="0"/>
                <w:color w:val="auto"/>
                <w:szCs w:val="22"/>
                <w:lang w:val="es-BO" w:eastAsia="es-BO"/>
              </w:rPr>
              <w:t>La aplicación debe permitir el acceso para poder exportar los datos de las convocatorias y postulantes en formatos como PDF o Word, para su análisis externo.</w:t>
            </w:r>
            <w:r w:rsidRPr="00F552C8">
              <w:rPr>
                <w:rFonts w:ascii="Calibri" w:eastAsia="Times New Roman" w:hAnsi="Calibri" w:cs="Calibri"/>
                <w:b w:val="0"/>
                <w:bCs w:val="0"/>
                <w:szCs w:val="22"/>
                <w:lang w:val="es-BO" w:eastAsia="es-BO"/>
              </w:rPr>
              <w:t> </w:t>
            </w:r>
          </w:p>
        </w:tc>
      </w:tr>
      <w:tr w:rsidR="0045725A" w:rsidRPr="0093149C" w14:paraId="28F59226"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2668" w:type="dxa"/>
            <w:tcBorders>
              <w:left w:val="none" w:sz="0" w:space="0" w:color="auto"/>
              <w:bottom w:val="none" w:sz="0" w:space="0" w:color="auto"/>
            </w:tcBorders>
            <w:noWrap/>
            <w:hideMark/>
          </w:tcPr>
          <w:p w14:paraId="2F93A648" w14:textId="77777777" w:rsidR="0045725A" w:rsidRPr="00F552C8" w:rsidRDefault="0045725A" w:rsidP="00BE6E49">
            <w:pPr>
              <w:spacing w:before="240" w:line="240" w:lineRule="auto"/>
              <w:jc w:val="both"/>
              <w:rPr>
                <w:rFonts w:ascii="Calibri" w:eastAsia="Times New Roman" w:hAnsi="Calibri" w:cs="Calibri"/>
                <w:szCs w:val="22"/>
                <w:lang w:val="es-BO" w:eastAsia="es-BO"/>
              </w:rPr>
            </w:pPr>
            <w:r w:rsidRPr="00F552C8">
              <w:rPr>
                <w:rFonts w:ascii="Calibri" w:eastAsia="Times New Roman" w:hAnsi="Calibri" w:cs="Calibri"/>
                <w:szCs w:val="22"/>
                <w:lang w:val="es-BO" w:eastAsia="es-BO"/>
              </w:rPr>
              <w:lastRenderedPageBreak/>
              <w:t>Como Probarlo:</w:t>
            </w:r>
          </w:p>
        </w:tc>
        <w:tc>
          <w:tcPr>
            <w:tcW w:w="4532" w:type="dxa"/>
            <w:noWrap/>
            <w:hideMark/>
          </w:tcPr>
          <w:p w14:paraId="4E5EE149" w14:textId="635B2F4C" w:rsidR="0045725A" w:rsidRPr="00F552C8" w:rsidRDefault="0045725A"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Iniciar sesión para poder acceder a la aplicación y permitir acceso o una visualización a los documentos de las convocatorias.</w:t>
            </w:r>
          </w:p>
        </w:tc>
      </w:tr>
    </w:tbl>
    <w:p w14:paraId="6FF49378" w14:textId="1B15B8EA" w:rsidR="0045725A" w:rsidRPr="00411076" w:rsidRDefault="0045725A" w:rsidP="00BE6E49">
      <w:pPr>
        <w:spacing w:before="240"/>
        <w:jc w:val="both"/>
        <w:rPr>
          <w:rFonts w:ascii="Arial" w:hAnsi="Arial" w:cs="Arial"/>
          <w:lang w:val="es-ES"/>
        </w:rPr>
      </w:pPr>
      <w:r w:rsidRPr="00782EB3">
        <w:rPr>
          <w:rFonts w:ascii="Arial" w:hAnsi="Arial" w:cs="Arial"/>
          <w:b/>
          <w:bCs/>
          <w:lang w:val="es-ES"/>
        </w:rPr>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5AF5DDC6" w14:textId="577B588A" w:rsidR="006F7F9D" w:rsidRDefault="00411076" w:rsidP="00BE6E49">
      <w:pPr>
        <w:pStyle w:val="Ttulo2"/>
        <w:tabs>
          <w:tab w:val="left" w:pos="5245"/>
        </w:tabs>
        <w:jc w:val="both"/>
        <w:rPr>
          <w:rFonts w:ascii="Arial" w:hAnsi="Arial"/>
          <w:sz w:val="22"/>
          <w:szCs w:val="22"/>
        </w:rPr>
      </w:pPr>
      <w:r w:rsidRPr="00411076">
        <w:rPr>
          <w:rFonts w:ascii="Arial" w:hAnsi="Arial"/>
          <w:sz w:val="22"/>
          <w:szCs w:val="22"/>
        </w:rPr>
        <w:t xml:space="preserve">2.5. </w:t>
      </w:r>
      <w:r>
        <w:rPr>
          <w:rFonts w:ascii="Arial" w:hAnsi="Arial"/>
          <w:sz w:val="22"/>
          <w:szCs w:val="22"/>
        </w:rPr>
        <w:t>Product</w:t>
      </w:r>
      <w:del w:id="103" w:author="Hidekair" w:date="2024-09-24T11:02:00Z" w16du:dateUtc="2024-09-24T15:02:00Z">
        <w:r w:rsidDel="00A31BE9">
          <w:rPr>
            <w:rFonts w:ascii="Arial" w:hAnsi="Arial"/>
            <w:sz w:val="22"/>
            <w:szCs w:val="22"/>
          </w:rPr>
          <w:delText>o</w:delText>
        </w:r>
      </w:del>
      <w:r>
        <w:rPr>
          <w:rFonts w:ascii="Arial" w:hAnsi="Arial"/>
          <w:sz w:val="22"/>
          <w:szCs w:val="22"/>
        </w:rPr>
        <w:t xml:space="preserve"> Backlog (</w:t>
      </w:r>
      <w:del w:id="104" w:author="Hidekair" w:date="2024-09-24T11:02:00Z" w16du:dateUtc="2024-09-24T15:02:00Z">
        <w:r w:rsidDel="00A31BE9">
          <w:rPr>
            <w:rFonts w:ascii="Arial" w:hAnsi="Arial"/>
            <w:sz w:val="22"/>
            <w:szCs w:val="22"/>
          </w:rPr>
          <w:delText>Lista de Requisitos</w:delText>
        </w:r>
      </w:del>
      <w:ins w:id="105" w:author="Hidekair" w:date="2024-09-24T11:02:00Z" w16du:dateUtc="2024-09-24T15:02:00Z">
        <w:r w:rsidR="00A31BE9">
          <w:rPr>
            <w:rFonts w:ascii="Arial" w:hAnsi="Arial"/>
            <w:sz w:val="22"/>
            <w:szCs w:val="22"/>
          </w:rPr>
          <w:t>Pila de Producto</w:t>
        </w:r>
      </w:ins>
      <w:r>
        <w:rPr>
          <w:rFonts w:ascii="Arial" w:hAnsi="Arial"/>
          <w:sz w:val="22"/>
          <w:szCs w:val="22"/>
        </w:rPr>
        <w:t>)</w:t>
      </w:r>
      <w:r w:rsidR="00862500">
        <w:rPr>
          <w:rFonts w:ascii="Arial" w:hAnsi="Arial"/>
          <w:sz w:val="22"/>
          <w:szCs w:val="22"/>
        </w:rPr>
        <w:t xml:space="preserve"> </w:t>
      </w:r>
    </w:p>
    <w:p w14:paraId="18393735" w14:textId="18D52106" w:rsidR="00411076" w:rsidRDefault="00411076" w:rsidP="00BE6E49">
      <w:pPr>
        <w:spacing w:before="240"/>
        <w:jc w:val="both"/>
        <w:rPr>
          <w:rFonts w:ascii="Arial" w:hAnsi="Arial" w:cs="Arial"/>
          <w:lang w:val="es-ES"/>
        </w:rPr>
      </w:pPr>
      <w:r w:rsidRPr="006F7F9D">
        <w:rPr>
          <w:rFonts w:ascii="Arial" w:hAnsi="Arial" w:cs="Arial"/>
          <w:b/>
          <w:bCs/>
          <w:lang w:val="es-ES"/>
        </w:rPr>
        <w:t>Tabla Nro.</w:t>
      </w:r>
      <w:r>
        <w:rPr>
          <w:rFonts w:ascii="Arial" w:hAnsi="Arial" w:cs="Arial"/>
          <w:b/>
          <w:bCs/>
          <w:lang w:val="es-ES"/>
        </w:rPr>
        <w:t>1</w:t>
      </w:r>
      <w:r w:rsidR="00862500">
        <w:rPr>
          <w:rFonts w:ascii="Arial" w:hAnsi="Arial" w:cs="Arial"/>
          <w:b/>
          <w:bCs/>
          <w:lang w:val="es-ES"/>
        </w:rPr>
        <w:t xml:space="preserve">7 </w:t>
      </w:r>
      <w:r w:rsidR="00862500" w:rsidRPr="00862500">
        <w:rPr>
          <w:rFonts w:ascii="Arial" w:hAnsi="Arial" w:cs="Arial"/>
          <w:lang w:val="es-ES"/>
        </w:rPr>
        <w:t>Producto Backlog</w:t>
      </w:r>
    </w:p>
    <w:tbl>
      <w:tblPr>
        <w:tblStyle w:val="Tablaconcuadrcula4-nfasis5"/>
        <w:tblW w:w="9789" w:type="dxa"/>
        <w:tblLook w:val="04A0" w:firstRow="1" w:lastRow="0" w:firstColumn="1" w:lastColumn="0" w:noHBand="0" w:noVBand="1"/>
      </w:tblPr>
      <w:tblGrid>
        <w:gridCol w:w="1200"/>
        <w:gridCol w:w="1200"/>
        <w:gridCol w:w="3680"/>
        <w:gridCol w:w="1399"/>
        <w:gridCol w:w="1154"/>
        <w:gridCol w:w="1349"/>
      </w:tblGrid>
      <w:tr w:rsidR="0083568B" w:rsidRPr="0045725A" w14:paraId="4305D13F" w14:textId="77777777" w:rsidTr="0083568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23C4D3D8" w14:textId="465EC23B"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 xml:space="preserve">ID </w:t>
            </w:r>
          </w:p>
        </w:tc>
        <w:tc>
          <w:tcPr>
            <w:tcW w:w="1200" w:type="dxa"/>
            <w:noWrap/>
            <w:vAlign w:val="center"/>
            <w:hideMark/>
          </w:tcPr>
          <w:p w14:paraId="50FFD44B" w14:textId="1DAB306F" w:rsidR="0083568B" w:rsidRPr="0045725A" w:rsidRDefault="0083568B" w:rsidP="0083568B">
            <w:pPr>
              <w:spacing w:before="24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Sprint</w:t>
            </w:r>
          </w:p>
        </w:tc>
        <w:tc>
          <w:tcPr>
            <w:tcW w:w="3680" w:type="dxa"/>
            <w:noWrap/>
            <w:vAlign w:val="center"/>
            <w:hideMark/>
          </w:tcPr>
          <w:p w14:paraId="018029E3" w14:textId="4CD72051" w:rsidR="0083568B" w:rsidRPr="0045725A" w:rsidRDefault="0083568B" w:rsidP="0083568B">
            <w:pPr>
              <w:spacing w:before="24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Historia</w:t>
            </w:r>
          </w:p>
        </w:tc>
        <w:tc>
          <w:tcPr>
            <w:tcW w:w="1399" w:type="dxa"/>
            <w:noWrap/>
            <w:vAlign w:val="center"/>
            <w:hideMark/>
          </w:tcPr>
          <w:p w14:paraId="2CD3A329" w14:textId="31E4B87F" w:rsidR="0083568B" w:rsidRPr="0045725A" w:rsidRDefault="0083568B" w:rsidP="0083568B">
            <w:pPr>
              <w:spacing w:before="24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Estado</w:t>
            </w:r>
          </w:p>
        </w:tc>
        <w:tc>
          <w:tcPr>
            <w:tcW w:w="961" w:type="dxa"/>
            <w:vAlign w:val="center"/>
            <w:hideMark/>
          </w:tcPr>
          <w:p w14:paraId="4E27307D" w14:textId="7D9A2B87" w:rsidR="0083568B" w:rsidRPr="0045725A" w:rsidRDefault="0083568B" w:rsidP="0083568B">
            <w:pPr>
              <w:spacing w:before="24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Estima (</w:t>
            </w:r>
            <w:proofErr w:type="spellStart"/>
            <w:r>
              <w:rPr>
                <w:rFonts w:ascii="Calibri" w:hAnsi="Calibri" w:cs="Calibri"/>
                <w:color w:val="000000"/>
                <w:szCs w:val="22"/>
              </w:rPr>
              <w:t>semanas</w:t>
            </w:r>
            <w:proofErr w:type="spellEnd"/>
            <w:r>
              <w:rPr>
                <w:rFonts w:ascii="Calibri" w:hAnsi="Calibri" w:cs="Calibri"/>
                <w:color w:val="000000"/>
                <w:szCs w:val="22"/>
              </w:rPr>
              <w:t>)</w:t>
            </w:r>
          </w:p>
        </w:tc>
        <w:tc>
          <w:tcPr>
            <w:tcW w:w="1349" w:type="dxa"/>
            <w:noWrap/>
            <w:vAlign w:val="center"/>
            <w:hideMark/>
          </w:tcPr>
          <w:p w14:paraId="507C1386" w14:textId="6B08A55F" w:rsidR="0083568B" w:rsidRPr="0045725A" w:rsidRDefault="0083568B" w:rsidP="0083568B">
            <w:pPr>
              <w:spacing w:before="24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Finalizado</w:t>
            </w:r>
            <w:proofErr w:type="spellEnd"/>
            <w:r>
              <w:rPr>
                <w:rFonts w:ascii="Calibri" w:hAnsi="Calibri" w:cs="Calibri"/>
                <w:color w:val="000000"/>
                <w:szCs w:val="22"/>
              </w:rPr>
              <w:t xml:space="preserve"> %</w:t>
            </w:r>
          </w:p>
        </w:tc>
      </w:tr>
      <w:tr w:rsidR="0083568B" w:rsidRPr="0045725A" w14:paraId="7F513BB2" w14:textId="77777777" w:rsidTr="0083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5139485C" w14:textId="02A718A7"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1</w:t>
            </w:r>
          </w:p>
        </w:tc>
        <w:tc>
          <w:tcPr>
            <w:tcW w:w="1200" w:type="dxa"/>
            <w:noWrap/>
            <w:vAlign w:val="center"/>
            <w:hideMark/>
          </w:tcPr>
          <w:p w14:paraId="1D99CF89" w14:textId="6A35F3A8"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w:t>
            </w:r>
          </w:p>
        </w:tc>
        <w:tc>
          <w:tcPr>
            <w:tcW w:w="3680" w:type="dxa"/>
            <w:noWrap/>
            <w:vAlign w:val="bottom"/>
            <w:hideMark/>
          </w:tcPr>
          <w:p w14:paraId="30BB73A4" w14:textId="287072F4"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color w:val="000000"/>
                <w:sz w:val="20"/>
              </w:rPr>
              <w:t>Login</w:t>
            </w:r>
          </w:p>
        </w:tc>
        <w:tc>
          <w:tcPr>
            <w:tcW w:w="1399" w:type="dxa"/>
            <w:noWrap/>
            <w:vAlign w:val="center"/>
            <w:hideMark/>
          </w:tcPr>
          <w:p w14:paraId="22502F40" w14:textId="21B8A196"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79316777" w14:textId="1901AC2E"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1349" w:type="dxa"/>
            <w:noWrap/>
            <w:vAlign w:val="center"/>
            <w:hideMark/>
          </w:tcPr>
          <w:p w14:paraId="775B296D" w14:textId="0E3BEE06"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4EBFAB1F" w14:textId="77777777" w:rsidTr="0083568B">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6A6C1AAA" w14:textId="726AE7DF"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2</w:t>
            </w:r>
          </w:p>
        </w:tc>
        <w:tc>
          <w:tcPr>
            <w:tcW w:w="1200" w:type="dxa"/>
            <w:noWrap/>
            <w:vAlign w:val="center"/>
            <w:hideMark/>
          </w:tcPr>
          <w:p w14:paraId="5047E777" w14:textId="794B995D"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w:t>
            </w:r>
          </w:p>
        </w:tc>
        <w:tc>
          <w:tcPr>
            <w:tcW w:w="3680" w:type="dxa"/>
            <w:noWrap/>
            <w:vAlign w:val="bottom"/>
            <w:hideMark/>
          </w:tcPr>
          <w:p w14:paraId="718795CC" w14:textId="25D71A51"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Registro</w:t>
            </w:r>
            <w:proofErr w:type="spellEnd"/>
            <w:r>
              <w:rPr>
                <w:color w:val="000000"/>
                <w:sz w:val="20"/>
              </w:rPr>
              <w:t xml:space="preserve"> de </w:t>
            </w:r>
            <w:proofErr w:type="spellStart"/>
            <w:r>
              <w:rPr>
                <w:color w:val="000000"/>
                <w:sz w:val="20"/>
              </w:rPr>
              <w:t>Usuarios</w:t>
            </w:r>
            <w:proofErr w:type="spellEnd"/>
          </w:p>
        </w:tc>
        <w:tc>
          <w:tcPr>
            <w:tcW w:w="1399" w:type="dxa"/>
            <w:noWrap/>
            <w:vAlign w:val="center"/>
            <w:hideMark/>
          </w:tcPr>
          <w:p w14:paraId="798A9D94" w14:textId="12417BB7"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55CC3B50" w14:textId="610A2DFE"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1349" w:type="dxa"/>
            <w:noWrap/>
            <w:vAlign w:val="center"/>
            <w:hideMark/>
          </w:tcPr>
          <w:p w14:paraId="170C5258" w14:textId="5345F869"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5D95F558" w14:textId="77777777" w:rsidTr="0083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2A14A419" w14:textId="48A880F4"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3</w:t>
            </w:r>
          </w:p>
        </w:tc>
        <w:tc>
          <w:tcPr>
            <w:tcW w:w="1200" w:type="dxa"/>
            <w:noWrap/>
            <w:vAlign w:val="center"/>
            <w:hideMark/>
          </w:tcPr>
          <w:p w14:paraId="74E812C5" w14:textId="46DA287D"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w:t>
            </w:r>
          </w:p>
        </w:tc>
        <w:tc>
          <w:tcPr>
            <w:tcW w:w="3680" w:type="dxa"/>
            <w:noWrap/>
            <w:vAlign w:val="bottom"/>
            <w:hideMark/>
          </w:tcPr>
          <w:p w14:paraId="0624F88B" w14:textId="3164908F"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color w:val="000000"/>
                <w:sz w:val="20"/>
              </w:rPr>
              <w:t>Perfil de Usuario</w:t>
            </w:r>
          </w:p>
        </w:tc>
        <w:tc>
          <w:tcPr>
            <w:tcW w:w="1399" w:type="dxa"/>
            <w:noWrap/>
            <w:vAlign w:val="center"/>
            <w:hideMark/>
          </w:tcPr>
          <w:p w14:paraId="535FB267" w14:textId="7F40A229"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194C0551" w14:textId="479736EF"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w:t>
            </w:r>
          </w:p>
        </w:tc>
        <w:tc>
          <w:tcPr>
            <w:tcW w:w="1349" w:type="dxa"/>
            <w:noWrap/>
            <w:vAlign w:val="center"/>
            <w:hideMark/>
          </w:tcPr>
          <w:p w14:paraId="1474BD7C" w14:textId="563783FB"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79E4CA79" w14:textId="77777777" w:rsidTr="0083568B">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5CF20CC1" w14:textId="68985CF7"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4</w:t>
            </w:r>
          </w:p>
        </w:tc>
        <w:tc>
          <w:tcPr>
            <w:tcW w:w="1200" w:type="dxa"/>
            <w:noWrap/>
            <w:vAlign w:val="center"/>
            <w:hideMark/>
          </w:tcPr>
          <w:p w14:paraId="4CE03582" w14:textId="24CD9E5D"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w:t>
            </w:r>
          </w:p>
        </w:tc>
        <w:tc>
          <w:tcPr>
            <w:tcW w:w="3680" w:type="dxa"/>
            <w:noWrap/>
            <w:vAlign w:val="bottom"/>
            <w:hideMark/>
          </w:tcPr>
          <w:p w14:paraId="50719D8F" w14:textId="026B2333"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Registro</w:t>
            </w:r>
            <w:proofErr w:type="spellEnd"/>
            <w:r>
              <w:rPr>
                <w:color w:val="000000"/>
                <w:sz w:val="20"/>
              </w:rPr>
              <w:t xml:space="preserve"> de </w:t>
            </w:r>
            <w:proofErr w:type="spellStart"/>
            <w:r>
              <w:rPr>
                <w:color w:val="000000"/>
                <w:sz w:val="20"/>
              </w:rPr>
              <w:t>Facultad</w:t>
            </w:r>
            <w:proofErr w:type="spellEnd"/>
          </w:p>
        </w:tc>
        <w:tc>
          <w:tcPr>
            <w:tcW w:w="1399" w:type="dxa"/>
            <w:noWrap/>
            <w:vAlign w:val="center"/>
            <w:hideMark/>
          </w:tcPr>
          <w:p w14:paraId="31B64EEB" w14:textId="106582D6"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39FE4A4A" w14:textId="704C219B"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w:t>
            </w:r>
          </w:p>
        </w:tc>
        <w:tc>
          <w:tcPr>
            <w:tcW w:w="1349" w:type="dxa"/>
            <w:noWrap/>
            <w:vAlign w:val="center"/>
            <w:hideMark/>
          </w:tcPr>
          <w:p w14:paraId="6B74C635" w14:textId="546AAC8B"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1FF399E2" w14:textId="77777777" w:rsidTr="0083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59388176" w14:textId="55177DB2"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5</w:t>
            </w:r>
          </w:p>
        </w:tc>
        <w:tc>
          <w:tcPr>
            <w:tcW w:w="1200" w:type="dxa"/>
            <w:noWrap/>
            <w:vAlign w:val="center"/>
            <w:hideMark/>
          </w:tcPr>
          <w:p w14:paraId="67CB6F4C" w14:textId="405656D2"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w:t>
            </w:r>
          </w:p>
        </w:tc>
        <w:tc>
          <w:tcPr>
            <w:tcW w:w="3680" w:type="dxa"/>
            <w:noWrap/>
            <w:vAlign w:val="bottom"/>
            <w:hideMark/>
          </w:tcPr>
          <w:p w14:paraId="027991E0" w14:textId="781550D7"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Registro</w:t>
            </w:r>
            <w:proofErr w:type="spellEnd"/>
            <w:r>
              <w:rPr>
                <w:color w:val="000000"/>
                <w:sz w:val="20"/>
              </w:rPr>
              <w:t xml:space="preserve"> de Carrera</w:t>
            </w:r>
          </w:p>
        </w:tc>
        <w:tc>
          <w:tcPr>
            <w:tcW w:w="1399" w:type="dxa"/>
            <w:noWrap/>
            <w:vAlign w:val="center"/>
            <w:hideMark/>
          </w:tcPr>
          <w:p w14:paraId="0CDDFAFF" w14:textId="62BC31CF"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3AF2BA18" w14:textId="071DF2B9"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w:t>
            </w:r>
          </w:p>
        </w:tc>
        <w:tc>
          <w:tcPr>
            <w:tcW w:w="1349" w:type="dxa"/>
            <w:noWrap/>
            <w:vAlign w:val="center"/>
            <w:hideMark/>
          </w:tcPr>
          <w:p w14:paraId="0CD9F0B2" w14:textId="3AEB53A6"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1CF48CC5" w14:textId="77777777" w:rsidTr="0083568B">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5F6335F0" w14:textId="7DB5F6E0"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6</w:t>
            </w:r>
          </w:p>
        </w:tc>
        <w:tc>
          <w:tcPr>
            <w:tcW w:w="1200" w:type="dxa"/>
            <w:noWrap/>
            <w:vAlign w:val="center"/>
            <w:hideMark/>
          </w:tcPr>
          <w:p w14:paraId="7C1912EC" w14:textId="7AD03E56"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3680" w:type="dxa"/>
            <w:noWrap/>
            <w:vAlign w:val="bottom"/>
            <w:hideMark/>
          </w:tcPr>
          <w:p w14:paraId="68F7E6A9" w14:textId="351CD32A"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83568B">
              <w:rPr>
                <w:color w:val="000000"/>
                <w:sz w:val="20"/>
                <w:lang w:val="es-BO"/>
              </w:rPr>
              <w:t>Registro de tipo de convocatoria</w:t>
            </w:r>
          </w:p>
        </w:tc>
        <w:tc>
          <w:tcPr>
            <w:tcW w:w="1399" w:type="dxa"/>
            <w:noWrap/>
            <w:vAlign w:val="center"/>
            <w:hideMark/>
          </w:tcPr>
          <w:p w14:paraId="0958D636" w14:textId="2F1CE194"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301E8FEA" w14:textId="54924F71"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1349" w:type="dxa"/>
            <w:noWrap/>
            <w:vAlign w:val="center"/>
            <w:hideMark/>
          </w:tcPr>
          <w:p w14:paraId="1F83C3A0" w14:textId="3F424737"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2C253399" w14:textId="77777777" w:rsidTr="0083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6CC92B85" w14:textId="2632DE46"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7</w:t>
            </w:r>
          </w:p>
        </w:tc>
        <w:tc>
          <w:tcPr>
            <w:tcW w:w="1200" w:type="dxa"/>
            <w:noWrap/>
            <w:vAlign w:val="center"/>
            <w:hideMark/>
          </w:tcPr>
          <w:p w14:paraId="7C9771DE" w14:textId="1319425E"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3680" w:type="dxa"/>
            <w:noWrap/>
            <w:vAlign w:val="bottom"/>
            <w:hideMark/>
          </w:tcPr>
          <w:p w14:paraId="58F848DC" w14:textId="527249B5"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Registro</w:t>
            </w:r>
            <w:proofErr w:type="spellEnd"/>
            <w:r>
              <w:rPr>
                <w:color w:val="000000"/>
                <w:sz w:val="20"/>
              </w:rPr>
              <w:t xml:space="preserve"> de </w:t>
            </w:r>
            <w:proofErr w:type="spellStart"/>
            <w:r>
              <w:rPr>
                <w:color w:val="000000"/>
                <w:sz w:val="20"/>
              </w:rPr>
              <w:t>Materias</w:t>
            </w:r>
            <w:proofErr w:type="spellEnd"/>
          </w:p>
        </w:tc>
        <w:tc>
          <w:tcPr>
            <w:tcW w:w="1399" w:type="dxa"/>
            <w:noWrap/>
            <w:vAlign w:val="center"/>
            <w:hideMark/>
          </w:tcPr>
          <w:p w14:paraId="480FF976" w14:textId="7B19D50F"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27E20008" w14:textId="5690440E"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1349" w:type="dxa"/>
            <w:noWrap/>
            <w:vAlign w:val="center"/>
            <w:hideMark/>
          </w:tcPr>
          <w:p w14:paraId="2427F66B" w14:textId="5C150E81"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2C8BC0FF" w14:textId="77777777" w:rsidTr="0083568B">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2A394E6C" w14:textId="06008546"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8</w:t>
            </w:r>
          </w:p>
        </w:tc>
        <w:tc>
          <w:tcPr>
            <w:tcW w:w="1200" w:type="dxa"/>
            <w:noWrap/>
            <w:vAlign w:val="center"/>
            <w:hideMark/>
          </w:tcPr>
          <w:p w14:paraId="738256E7" w14:textId="382A2962"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3680" w:type="dxa"/>
            <w:noWrap/>
            <w:vAlign w:val="bottom"/>
            <w:hideMark/>
          </w:tcPr>
          <w:p w14:paraId="6A4CDBAB" w14:textId="5B0D3423"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Registro</w:t>
            </w:r>
            <w:proofErr w:type="spellEnd"/>
            <w:r>
              <w:rPr>
                <w:color w:val="000000"/>
                <w:sz w:val="20"/>
              </w:rPr>
              <w:t xml:space="preserve"> de </w:t>
            </w:r>
            <w:proofErr w:type="spellStart"/>
            <w:r>
              <w:rPr>
                <w:color w:val="000000"/>
                <w:sz w:val="20"/>
              </w:rPr>
              <w:t>Convocatorias</w:t>
            </w:r>
            <w:proofErr w:type="spellEnd"/>
          </w:p>
        </w:tc>
        <w:tc>
          <w:tcPr>
            <w:tcW w:w="1399" w:type="dxa"/>
            <w:noWrap/>
            <w:vAlign w:val="center"/>
            <w:hideMark/>
          </w:tcPr>
          <w:p w14:paraId="219423C9" w14:textId="281AEFDD"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4B2DA8BD" w14:textId="7D0269BE"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1349" w:type="dxa"/>
            <w:noWrap/>
            <w:vAlign w:val="center"/>
            <w:hideMark/>
          </w:tcPr>
          <w:p w14:paraId="31AF48E2" w14:textId="67719E36"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28074237" w14:textId="77777777" w:rsidTr="0083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0877C7A3" w14:textId="0B6EBD41"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9</w:t>
            </w:r>
          </w:p>
        </w:tc>
        <w:tc>
          <w:tcPr>
            <w:tcW w:w="1200" w:type="dxa"/>
            <w:noWrap/>
            <w:vAlign w:val="center"/>
            <w:hideMark/>
          </w:tcPr>
          <w:p w14:paraId="76327940" w14:textId="06224E67"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3</w:t>
            </w:r>
          </w:p>
        </w:tc>
        <w:tc>
          <w:tcPr>
            <w:tcW w:w="3680" w:type="dxa"/>
            <w:noWrap/>
            <w:vAlign w:val="bottom"/>
            <w:hideMark/>
          </w:tcPr>
          <w:p w14:paraId="09627F91" w14:textId="75F63202"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3568B">
              <w:rPr>
                <w:color w:val="000000"/>
                <w:sz w:val="20"/>
                <w:lang w:val="es-BO"/>
              </w:rPr>
              <w:t>Designar Materias a la Convocatoria</w:t>
            </w:r>
          </w:p>
        </w:tc>
        <w:tc>
          <w:tcPr>
            <w:tcW w:w="1399" w:type="dxa"/>
            <w:noWrap/>
            <w:vAlign w:val="center"/>
            <w:hideMark/>
          </w:tcPr>
          <w:p w14:paraId="22C4A622" w14:textId="18C64BBA"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6D2632A0" w14:textId="4D7A0A5A"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1349" w:type="dxa"/>
            <w:noWrap/>
            <w:vAlign w:val="center"/>
            <w:hideMark/>
          </w:tcPr>
          <w:p w14:paraId="6D7120E1" w14:textId="3F307269"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6B809FA1" w14:textId="77777777" w:rsidTr="0083568B">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3983EFCE" w14:textId="2208B6AB"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10</w:t>
            </w:r>
          </w:p>
        </w:tc>
        <w:tc>
          <w:tcPr>
            <w:tcW w:w="1200" w:type="dxa"/>
            <w:noWrap/>
            <w:vAlign w:val="center"/>
            <w:hideMark/>
          </w:tcPr>
          <w:p w14:paraId="159371AE" w14:textId="1D9BDDF5"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3</w:t>
            </w:r>
          </w:p>
        </w:tc>
        <w:tc>
          <w:tcPr>
            <w:tcW w:w="3680" w:type="dxa"/>
            <w:noWrap/>
            <w:vAlign w:val="bottom"/>
            <w:hideMark/>
          </w:tcPr>
          <w:p w14:paraId="547CCA65" w14:textId="0966242F"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83568B">
              <w:rPr>
                <w:color w:val="000000"/>
                <w:sz w:val="20"/>
                <w:lang w:val="es-BO"/>
              </w:rPr>
              <w:t>Designar Honorarios a la Convocatoria</w:t>
            </w:r>
          </w:p>
        </w:tc>
        <w:tc>
          <w:tcPr>
            <w:tcW w:w="1399" w:type="dxa"/>
            <w:noWrap/>
            <w:vAlign w:val="center"/>
            <w:hideMark/>
          </w:tcPr>
          <w:p w14:paraId="526D68A5" w14:textId="03FACBE6"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4A54679E" w14:textId="3AF028D5"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w:t>
            </w:r>
          </w:p>
        </w:tc>
        <w:tc>
          <w:tcPr>
            <w:tcW w:w="1349" w:type="dxa"/>
            <w:noWrap/>
            <w:vAlign w:val="center"/>
            <w:hideMark/>
          </w:tcPr>
          <w:p w14:paraId="231804E6" w14:textId="0D4C1C65"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06B9A88F" w14:textId="77777777" w:rsidTr="0083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4078C68B" w14:textId="1E5E9AE5"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11</w:t>
            </w:r>
          </w:p>
        </w:tc>
        <w:tc>
          <w:tcPr>
            <w:tcW w:w="1200" w:type="dxa"/>
            <w:noWrap/>
            <w:vAlign w:val="center"/>
            <w:hideMark/>
          </w:tcPr>
          <w:p w14:paraId="7465A16D" w14:textId="0E2D3461"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3</w:t>
            </w:r>
          </w:p>
        </w:tc>
        <w:tc>
          <w:tcPr>
            <w:tcW w:w="3680" w:type="dxa"/>
            <w:noWrap/>
            <w:vAlign w:val="bottom"/>
            <w:hideMark/>
          </w:tcPr>
          <w:p w14:paraId="79EED81E" w14:textId="4D130FED"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Visualización</w:t>
            </w:r>
            <w:proofErr w:type="spellEnd"/>
            <w:r>
              <w:rPr>
                <w:color w:val="000000"/>
                <w:sz w:val="20"/>
              </w:rPr>
              <w:t xml:space="preserve"> de </w:t>
            </w:r>
            <w:proofErr w:type="spellStart"/>
            <w:r>
              <w:rPr>
                <w:color w:val="000000"/>
                <w:sz w:val="20"/>
              </w:rPr>
              <w:t>Convocatorias</w:t>
            </w:r>
            <w:proofErr w:type="spellEnd"/>
          </w:p>
        </w:tc>
        <w:tc>
          <w:tcPr>
            <w:tcW w:w="1399" w:type="dxa"/>
            <w:noWrap/>
            <w:vAlign w:val="center"/>
            <w:hideMark/>
          </w:tcPr>
          <w:p w14:paraId="5AE5EB1C" w14:textId="71974D7A"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417986E2" w14:textId="6E2C21F2"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3</w:t>
            </w:r>
          </w:p>
        </w:tc>
        <w:tc>
          <w:tcPr>
            <w:tcW w:w="1349" w:type="dxa"/>
            <w:noWrap/>
            <w:vAlign w:val="center"/>
            <w:hideMark/>
          </w:tcPr>
          <w:p w14:paraId="6E3873A6" w14:textId="7D51AD67"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5ACC3E26" w14:textId="77777777" w:rsidTr="0083568B">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1B84362A" w14:textId="6FE70370"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12</w:t>
            </w:r>
          </w:p>
        </w:tc>
        <w:tc>
          <w:tcPr>
            <w:tcW w:w="1200" w:type="dxa"/>
            <w:noWrap/>
            <w:vAlign w:val="center"/>
            <w:hideMark/>
          </w:tcPr>
          <w:p w14:paraId="3A1EB649" w14:textId="0471C060"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4</w:t>
            </w:r>
          </w:p>
        </w:tc>
        <w:tc>
          <w:tcPr>
            <w:tcW w:w="3680" w:type="dxa"/>
            <w:noWrap/>
            <w:vAlign w:val="bottom"/>
            <w:hideMark/>
          </w:tcPr>
          <w:p w14:paraId="4743DDDE" w14:textId="2E904B89"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Subida</w:t>
            </w:r>
            <w:proofErr w:type="spellEnd"/>
            <w:r>
              <w:rPr>
                <w:color w:val="000000"/>
                <w:sz w:val="20"/>
              </w:rPr>
              <w:t xml:space="preserve"> de </w:t>
            </w:r>
            <w:proofErr w:type="spellStart"/>
            <w:r>
              <w:rPr>
                <w:color w:val="000000"/>
                <w:sz w:val="20"/>
              </w:rPr>
              <w:t>documentos</w:t>
            </w:r>
            <w:proofErr w:type="spellEnd"/>
          </w:p>
        </w:tc>
        <w:tc>
          <w:tcPr>
            <w:tcW w:w="1399" w:type="dxa"/>
            <w:noWrap/>
            <w:vAlign w:val="center"/>
            <w:hideMark/>
          </w:tcPr>
          <w:p w14:paraId="11A37534" w14:textId="759F3A7D"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46D4006A" w14:textId="57DF61D1"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1349" w:type="dxa"/>
            <w:noWrap/>
            <w:vAlign w:val="center"/>
            <w:hideMark/>
          </w:tcPr>
          <w:p w14:paraId="4E20C902" w14:textId="536C5849"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06D1044F" w14:textId="77777777" w:rsidTr="0083568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68790B46" w14:textId="1F4B5A87"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13</w:t>
            </w:r>
          </w:p>
        </w:tc>
        <w:tc>
          <w:tcPr>
            <w:tcW w:w="1200" w:type="dxa"/>
            <w:noWrap/>
            <w:vAlign w:val="center"/>
            <w:hideMark/>
          </w:tcPr>
          <w:p w14:paraId="06B2639C" w14:textId="35E6BEE2"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4</w:t>
            </w:r>
          </w:p>
        </w:tc>
        <w:tc>
          <w:tcPr>
            <w:tcW w:w="3680" w:type="dxa"/>
            <w:vAlign w:val="bottom"/>
            <w:hideMark/>
          </w:tcPr>
          <w:p w14:paraId="04A40FB9" w14:textId="55D37A1B"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3568B">
              <w:rPr>
                <w:color w:val="000000"/>
                <w:sz w:val="20"/>
                <w:lang w:val="es-BO"/>
              </w:rPr>
              <w:t>Confirmación de Recepción de Documentos</w:t>
            </w:r>
          </w:p>
        </w:tc>
        <w:tc>
          <w:tcPr>
            <w:tcW w:w="1399" w:type="dxa"/>
            <w:noWrap/>
            <w:vAlign w:val="center"/>
            <w:hideMark/>
          </w:tcPr>
          <w:p w14:paraId="24FBDA97" w14:textId="7D27242E"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6CFD970A" w14:textId="68BF4FB4"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3</w:t>
            </w:r>
          </w:p>
        </w:tc>
        <w:tc>
          <w:tcPr>
            <w:tcW w:w="1349" w:type="dxa"/>
            <w:noWrap/>
            <w:vAlign w:val="center"/>
            <w:hideMark/>
          </w:tcPr>
          <w:p w14:paraId="57983FB6" w14:textId="51B19136"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67992F31" w14:textId="77777777" w:rsidTr="0083568B">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1B9F005A" w14:textId="7BEBBE29"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14</w:t>
            </w:r>
          </w:p>
        </w:tc>
        <w:tc>
          <w:tcPr>
            <w:tcW w:w="1200" w:type="dxa"/>
            <w:noWrap/>
            <w:vAlign w:val="center"/>
            <w:hideMark/>
          </w:tcPr>
          <w:p w14:paraId="3DDD3245" w14:textId="605D2136"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4</w:t>
            </w:r>
          </w:p>
        </w:tc>
        <w:tc>
          <w:tcPr>
            <w:tcW w:w="3680" w:type="dxa"/>
            <w:noWrap/>
            <w:vAlign w:val="bottom"/>
            <w:hideMark/>
          </w:tcPr>
          <w:p w14:paraId="69DE5608" w14:textId="19CD4FB8"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Descarga</w:t>
            </w:r>
            <w:proofErr w:type="spellEnd"/>
            <w:r>
              <w:rPr>
                <w:color w:val="000000"/>
                <w:sz w:val="20"/>
              </w:rPr>
              <w:t xml:space="preserve"> </w:t>
            </w:r>
            <w:proofErr w:type="spellStart"/>
            <w:r>
              <w:rPr>
                <w:color w:val="000000"/>
                <w:sz w:val="20"/>
              </w:rPr>
              <w:t>Masiva</w:t>
            </w:r>
            <w:proofErr w:type="spellEnd"/>
            <w:r>
              <w:rPr>
                <w:color w:val="000000"/>
                <w:sz w:val="20"/>
              </w:rPr>
              <w:t xml:space="preserve"> de </w:t>
            </w:r>
            <w:proofErr w:type="spellStart"/>
            <w:r>
              <w:rPr>
                <w:color w:val="000000"/>
                <w:sz w:val="20"/>
              </w:rPr>
              <w:t>Documentos</w:t>
            </w:r>
            <w:proofErr w:type="spellEnd"/>
          </w:p>
        </w:tc>
        <w:tc>
          <w:tcPr>
            <w:tcW w:w="1399" w:type="dxa"/>
            <w:noWrap/>
            <w:vAlign w:val="center"/>
            <w:hideMark/>
          </w:tcPr>
          <w:p w14:paraId="1197705D" w14:textId="39CCCEA7"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79BE5222" w14:textId="5C0F8D0A"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1349" w:type="dxa"/>
            <w:noWrap/>
            <w:vAlign w:val="center"/>
            <w:hideMark/>
          </w:tcPr>
          <w:p w14:paraId="1561E4F4" w14:textId="08D9B214"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4DB99DC1" w14:textId="77777777" w:rsidTr="0083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7AB460BC" w14:textId="3BA8AD54"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15</w:t>
            </w:r>
          </w:p>
        </w:tc>
        <w:tc>
          <w:tcPr>
            <w:tcW w:w="1200" w:type="dxa"/>
            <w:noWrap/>
            <w:vAlign w:val="center"/>
            <w:hideMark/>
          </w:tcPr>
          <w:p w14:paraId="74F008C0" w14:textId="2AE7A7D4"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5</w:t>
            </w:r>
          </w:p>
        </w:tc>
        <w:tc>
          <w:tcPr>
            <w:tcW w:w="3680" w:type="dxa"/>
            <w:noWrap/>
            <w:vAlign w:val="bottom"/>
            <w:hideMark/>
          </w:tcPr>
          <w:p w14:paraId="378CA2B7" w14:textId="67469C46"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Notificación</w:t>
            </w:r>
            <w:proofErr w:type="spellEnd"/>
            <w:r>
              <w:rPr>
                <w:color w:val="000000"/>
                <w:sz w:val="20"/>
              </w:rPr>
              <w:t xml:space="preserve"> de </w:t>
            </w:r>
            <w:proofErr w:type="spellStart"/>
            <w:r>
              <w:rPr>
                <w:color w:val="000000"/>
                <w:sz w:val="20"/>
              </w:rPr>
              <w:t>Resultados</w:t>
            </w:r>
            <w:proofErr w:type="spellEnd"/>
          </w:p>
        </w:tc>
        <w:tc>
          <w:tcPr>
            <w:tcW w:w="1399" w:type="dxa"/>
            <w:noWrap/>
            <w:vAlign w:val="center"/>
            <w:hideMark/>
          </w:tcPr>
          <w:p w14:paraId="294B0ECA" w14:textId="08C43574"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3F8319B9" w14:textId="3392A641"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2</w:t>
            </w:r>
          </w:p>
        </w:tc>
        <w:tc>
          <w:tcPr>
            <w:tcW w:w="1349" w:type="dxa"/>
            <w:noWrap/>
            <w:vAlign w:val="center"/>
            <w:hideMark/>
          </w:tcPr>
          <w:p w14:paraId="237EACD8" w14:textId="67391E4A" w:rsidR="0083568B" w:rsidRPr="0045725A" w:rsidRDefault="0083568B" w:rsidP="0083568B">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r w:rsidR="0083568B" w:rsidRPr="0045725A" w14:paraId="15E20709" w14:textId="77777777" w:rsidTr="0083568B">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64E5D34C" w14:textId="1A569EEC" w:rsidR="0083568B" w:rsidRPr="0045725A" w:rsidRDefault="0083568B" w:rsidP="0083568B">
            <w:pPr>
              <w:spacing w:before="240" w:line="240" w:lineRule="auto"/>
              <w:jc w:val="both"/>
              <w:rPr>
                <w:rFonts w:ascii="Calibri" w:eastAsia="Times New Roman" w:hAnsi="Calibri" w:cs="Calibri"/>
                <w:color w:val="000000"/>
                <w:szCs w:val="22"/>
                <w:lang w:val="es-BO" w:eastAsia="es-BO"/>
              </w:rPr>
            </w:pPr>
            <w:r>
              <w:rPr>
                <w:rFonts w:ascii="Calibri" w:hAnsi="Calibri" w:cs="Calibri"/>
                <w:color w:val="000000"/>
                <w:szCs w:val="22"/>
              </w:rPr>
              <w:t>16</w:t>
            </w:r>
          </w:p>
        </w:tc>
        <w:tc>
          <w:tcPr>
            <w:tcW w:w="1200" w:type="dxa"/>
            <w:noWrap/>
            <w:vAlign w:val="center"/>
            <w:hideMark/>
          </w:tcPr>
          <w:p w14:paraId="5FE7F0CF" w14:textId="24D814D4"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5</w:t>
            </w:r>
          </w:p>
        </w:tc>
        <w:tc>
          <w:tcPr>
            <w:tcW w:w="3680" w:type="dxa"/>
            <w:noWrap/>
            <w:vAlign w:val="bottom"/>
            <w:hideMark/>
          </w:tcPr>
          <w:p w14:paraId="600E2C1C" w14:textId="77C1BA11"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color w:val="000000"/>
                <w:sz w:val="20"/>
              </w:rPr>
              <w:t>Exportar</w:t>
            </w:r>
            <w:proofErr w:type="spellEnd"/>
            <w:r>
              <w:rPr>
                <w:color w:val="000000"/>
                <w:sz w:val="20"/>
              </w:rPr>
              <w:t xml:space="preserve"> </w:t>
            </w:r>
            <w:proofErr w:type="spellStart"/>
            <w:r>
              <w:rPr>
                <w:color w:val="000000"/>
                <w:sz w:val="20"/>
              </w:rPr>
              <w:t>datos</w:t>
            </w:r>
            <w:proofErr w:type="spellEnd"/>
          </w:p>
        </w:tc>
        <w:tc>
          <w:tcPr>
            <w:tcW w:w="1399" w:type="dxa"/>
            <w:noWrap/>
            <w:vAlign w:val="center"/>
            <w:hideMark/>
          </w:tcPr>
          <w:p w14:paraId="1ABF1221" w14:textId="11A2E4D0"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roofErr w:type="spellStart"/>
            <w:r>
              <w:rPr>
                <w:rFonts w:ascii="Calibri" w:hAnsi="Calibri" w:cs="Calibri"/>
                <w:color w:val="000000"/>
                <w:szCs w:val="22"/>
              </w:rPr>
              <w:t>Terminado</w:t>
            </w:r>
            <w:proofErr w:type="spellEnd"/>
          </w:p>
        </w:tc>
        <w:tc>
          <w:tcPr>
            <w:tcW w:w="961" w:type="dxa"/>
            <w:noWrap/>
            <w:vAlign w:val="center"/>
            <w:hideMark/>
          </w:tcPr>
          <w:p w14:paraId="2F273B4E" w14:textId="37005966"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3</w:t>
            </w:r>
          </w:p>
        </w:tc>
        <w:tc>
          <w:tcPr>
            <w:tcW w:w="1349" w:type="dxa"/>
            <w:noWrap/>
            <w:vAlign w:val="center"/>
            <w:hideMark/>
          </w:tcPr>
          <w:p w14:paraId="0F1AE579" w14:textId="757D6B41" w:rsidR="0083568B" w:rsidRPr="0045725A" w:rsidRDefault="0083568B" w:rsidP="0083568B">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hAnsi="Calibri" w:cs="Calibri"/>
                <w:color w:val="000000"/>
                <w:szCs w:val="22"/>
              </w:rPr>
              <w:t>100%</w:t>
            </w:r>
          </w:p>
        </w:tc>
      </w:tr>
    </w:tbl>
    <w:p w14:paraId="0E01B9C1" w14:textId="05DBEE06" w:rsidR="00411076" w:rsidRPr="00F73B7F" w:rsidRDefault="00F73B7F" w:rsidP="00BE6E49">
      <w:pPr>
        <w:spacing w:before="240"/>
        <w:jc w:val="both"/>
        <w:rPr>
          <w:rFonts w:ascii="Arial" w:hAnsi="Arial" w:cs="Arial"/>
          <w:lang w:val="es-ES"/>
        </w:rPr>
      </w:pPr>
      <w:r w:rsidRPr="00782EB3">
        <w:rPr>
          <w:rFonts w:ascii="Arial" w:hAnsi="Arial" w:cs="Arial"/>
          <w:b/>
          <w:bCs/>
          <w:lang w:val="es-ES"/>
        </w:rPr>
        <w:lastRenderedPageBreak/>
        <w:t>Fuente</w:t>
      </w:r>
      <w:r>
        <w:rPr>
          <w:rFonts w:ascii="Arial" w:hAnsi="Arial" w:cs="Arial"/>
          <w:b/>
          <w:bCs/>
          <w:lang w:val="es-ES"/>
        </w:rPr>
        <w:t xml:space="preserve">: </w:t>
      </w:r>
      <w:r w:rsidRPr="00782EB3">
        <w:rPr>
          <w:rFonts w:ascii="Arial" w:hAnsi="Arial" w:cs="Arial"/>
          <w:lang w:val="es-ES"/>
        </w:rPr>
        <w:t>E</w:t>
      </w:r>
      <w:r>
        <w:rPr>
          <w:rFonts w:ascii="Arial" w:hAnsi="Arial" w:cs="Arial"/>
          <w:lang w:val="es-ES"/>
        </w:rPr>
        <w:t>laboración Propia</w:t>
      </w:r>
    </w:p>
    <w:p w14:paraId="66D729D0" w14:textId="77777777" w:rsidR="00862500" w:rsidRDefault="00862500" w:rsidP="00BE6E49">
      <w:pPr>
        <w:pStyle w:val="Ttulo2"/>
        <w:tabs>
          <w:tab w:val="left" w:pos="5245"/>
        </w:tabs>
        <w:jc w:val="both"/>
        <w:rPr>
          <w:rFonts w:ascii="Arial" w:hAnsi="Arial"/>
          <w:sz w:val="22"/>
          <w:szCs w:val="22"/>
        </w:rPr>
      </w:pPr>
      <w:r w:rsidRPr="00411076">
        <w:rPr>
          <w:rFonts w:ascii="Arial" w:hAnsi="Arial"/>
          <w:sz w:val="22"/>
          <w:szCs w:val="22"/>
        </w:rPr>
        <w:t>2.</w:t>
      </w:r>
      <w:r>
        <w:rPr>
          <w:rFonts w:ascii="Arial" w:hAnsi="Arial"/>
          <w:sz w:val="22"/>
          <w:szCs w:val="22"/>
        </w:rPr>
        <w:t>6</w:t>
      </w:r>
      <w:r w:rsidRPr="00411076">
        <w:rPr>
          <w:rFonts w:ascii="Arial" w:hAnsi="Arial"/>
          <w:sz w:val="22"/>
          <w:szCs w:val="22"/>
        </w:rPr>
        <w:t xml:space="preserve">. </w:t>
      </w:r>
      <w:r>
        <w:rPr>
          <w:rFonts w:ascii="Arial" w:hAnsi="Arial"/>
          <w:sz w:val="22"/>
          <w:szCs w:val="22"/>
        </w:rPr>
        <w:t>Planificación de Sprints</w:t>
      </w:r>
    </w:p>
    <w:p w14:paraId="27F1A7B1" w14:textId="7E1DA518" w:rsidR="00D13EDB" w:rsidRDefault="00862500" w:rsidP="00BE6E49">
      <w:pPr>
        <w:pStyle w:val="Ttulo3"/>
        <w:jc w:val="both"/>
      </w:pPr>
      <w:r w:rsidRPr="00862500">
        <w:rPr>
          <w:rFonts w:ascii="Arial" w:hAnsi="Arial"/>
          <w:sz w:val="22"/>
          <w:szCs w:val="24"/>
        </w:rPr>
        <w:t>2.6.</w:t>
      </w:r>
      <w:r w:rsidRPr="00862500">
        <w:rPr>
          <w:rFonts w:ascii="Arial" w:hAnsi="Arial"/>
          <w:sz w:val="22"/>
          <w:szCs w:val="22"/>
        </w:rPr>
        <w:t>1.</w:t>
      </w:r>
      <w:r>
        <w:rPr>
          <w:rFonts w:ascii="Arial" w:hAnsi="Arial"/>
          <w:sz w:val="22"/>
          <w:szCs w:val="22"/>
        </w:rPr>
        <w:t xml:space="preserve"> Planificación</w:t>
      </w:r>
      <w:r w:rsidRPr="00D13EDB">
        <w:rPr>
          <w:rFonts w:ascii="Arial" w:hAnsi="Arial"/>
          <w:sz w:val="22"/>
          <w:szCs w:val="22"/>
          <w:lang w:val="es-BO"/>
        </w:rPr>
        <w:t xml:space="preserve"> de Sprint 1</w:t>
      </w:r>
      <w:r w:rsidR="00D13EDB">
        <w:t xml:space="preserve"> </w:t>
      </w:r>
    </w:p>
    <w:p w14:paraId="66F3961B" w14:textId="58A74783" w:rsidR="00D13EDB" w:rsidRPr="007F7A2E" w:rsidRDefault="00D13EDB" w:rsidP="00BE6E49">
      <w:pPr>
        <w:spacing w:before="240"/>
        <w:jc w:val="both"/>
        <w:rPr>
          <w:rFonts w:ascii="Arial" w:hAnsi="Arial" w:cs="Arial"/>
          <w:b/>
          <w:bCs/>
          <w:szCs w:val="22"/>
          <w:lang w:val="es-ES"/>
        </w:rPr>
      </w:pPr>
      <w:r w:rsidRPr="007F7A2E">
        <w:rPr>
          <w:rFonts w:ascii="Arial" w:hAnsi="Arial" w:cs="Arial"/>
          <w:b/>
          <w:bCs/>
          <w:szCs w:val="22"/>
          <w:lang w:val="es-ES"/>
        </w:rPr>
        <w:t>Tabla</w:t>
      </w:r>
      <w:r w:rsidRPr="007F7A2E">
        <w:rPr>
          <w:rFonts w:ascii="Arial" w:hAnsi="Arial" w:cs="Arial"/>
          <w:b/>
          <w:bCs/>
          <w:szCs w:val="22"/>
        </w:rPr>
        <w:t xml:space="preserve"> Nro.18 </w:t>
      </w:r>
      <w:r w:rsidRPr="007F7A2E">
        <w:rPr>
          <w:rFonts w:ascii="Arial" w:hAnsi="Arial" w:cs="Arial"/>
          <w:szCs w:val="22"/>
        </w:rPr>
        <w:t>Sprint 1 Backlog – Login</w:t>
      </w:r>
    </w:p>
    <w:tbl>
      <w:tblPr>
        <w:tblStyle w:val="Tablaconcuadrcula4-nfasis5"/>
        <w:tblW w:w="9889" w:type="dxa"/>
        <w:tblLook w:val="04A0" w:firstRow="1" w:lastRow="0" w:firstColumn="1" w:lastColumn="0" w:noHBand="0" w:noVBand="1"/>
      </w:tblPr>
      <w:tblGrid>
        <w:gridCol w:w="995"/>
        <w:gridCol w:w="5661"/>
        <w:gridCol w:w="2303"/>
        <w:gridCol w:w="1105"/>
      </w:tblGrid>
      <w:tr w:rsidR="00F73B7F" w:rsidRPr="00F73B7F" w14:paraId="2B77C618" w14:textId="77777777" w:rsidTr="006B73F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89" w:type="dxa"/>
            <w:gridSpan w:val="4"/>
            <w:noWrap/>
            <w:hideMark/>
          </w:tcPr>
          <w:p w14:paraId="2A26BEF0"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7F7A2E" w:rsidRPr="00DF2D11" w14:paraId="20B219B5" w14:textId="77777777" w:rsidTr="006B73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2CF75672"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27BC1115" w14:textId="77777777"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74E818E9" w14:textId="392702D1"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992" w:type="dxa"/>
            <w:noWrap/>
            <w:hideMark/>
          </w:tcPr>
          <w:p w14:paraId="07108B06" w14:textId="77777777"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F73B7F" w:rsidRPr="00F73B7F" w14:paraId="330FBB40" w14:textId="77777777" w:rsidTr="006B73FB">
        <w:trPr>
          <w:trHeight w:val="300"/>
        </w:trPr>
        <w:tc>
          <w:tcPr>
            <w:cnfStyle w:val="001000000000" w:firstRow="0" w:lastRow="0" w:firstColumn="1" w:lastColumn="0" w:oddVBand="0" w:evenVBand="0" w:oddHBand="0" w:evenHBand="0" w:firstRowFirstColumn="0" w:firstRowLastColumn="0" w:lastRowFirstColumn="0" w:lastRowLastColumn="0"/>
            <w:tcW w:w="9889" w:type="dxa"/>
            <w:gridSpan w:val="4"/>
            <w:shd w:val="clear" w:color="auto" w:fill="4472C4" w:themeFill="accent5"/>
            <w:noWrap/>
            <w:hideMark/>
          </w:tcPr>
          <w:p w14:paraId="6B90F4E4"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1.- </w:t>
            </w:r>
            <w:proofErr w:type="spellStart"/>
            <w:r w:rsidRPr="00F73B7F">
              <w:rPr>
                <w:rFonts w:ascii="Arial" w:eastAsia="Times New Roman" w:hAnsi="Arial" w:cs="Arial"/>
                <w:color w:val="000000"/>
                <w:sz w:val="20"/>
                <w:lang w:val="es-BO" w:eastAsia="es-BO"/>
              </w:rPr>
              <w:t>Login</w:t>
            </w:r>
            <w:proofErr w:type="spellEnd"/>
          </w:p>
        </w:tc>
      </w:tr>
      <w:tr w:rsidR="007F7A2E" w:rsidRPr="00DF2D11" w14:paraId="38340B22" w14:textId="77777777" w:rsidTr="006B73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7D8F59CB"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7F74AEE3" w14:textId="252D29E0"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DF2D11">
              <w:rPr>
                <w:rFonts w:ascii="Arial" w:eastAsia="Times New Roman" w:hAnsi="Arial" w:cs="Arial"/>
                <w:color w:val="000000"/>
                <w:sz w:val="20"/>
                <w:lang w:val="es-BO" w:eastAsia="es-BO"/>
              </w:rPr>
              <w:t>planificación</w:t>
            </w:r>
          </w:p>
        </w:tc>
        <w:tc>
          <w:tcPr>
            <w:tcW w:w="2303" w:type="dxa"/>
            <w:noWrap/>
            <w:hideMark/>
          </w:tcPr>
          <w:p w14:paraId="3A663B44" w14:textId="7861D0F4" w:rsidR="00F73B7F"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 xml:space="preserve">Análisis y diseño </w:t>
            </w:r>
          </w:p>
        </w:tc>
        <w:tc>
          <w:tcPr>
            <w:tcW w:w="992" w:type="dxa"/>
            <w:noWrap/>
            <w:hideMark/>
          </w:tcPr>
          <w:p w14:paraId="7EFC82D4" w14:textId="77777777"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F73B7F" w:rsidRPr="00F73B7F" w14:paraId="49C198B6" w14:textId="77777777" w:rsidTr="006B73FB">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3F9BE49A"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5A9DCC33" w14:textId="1F7EB475" w:rsidR="00F73B7F" w:rsidRPr="00F73B7F" w:rsidRDefault="00F73B7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DF2D11">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72AF9BB6" w14:textId="5D35802A" w:rsidR="00F73B7F" w:rsidRPr="00F73B7F" w:rsidRDefault="006B73F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 xml:space="preserve">Codificación </w:t>
            </w:r>
          </w:p>
        </w:tc>
        <w:tc>
          <w:tcPr>
            <w:tcW w:w="992" w:type="dxa"/>
            <w:noWrap/>
            <w:hideMark/>
          </w:tcPr>
          <w:p w14:paraId="55F5977E" w14:textId="77777777" w:rsidR="00F73B7F" w:rsidRPr="00F73B7F" w:rsidRDefault="00F73B7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7F7A2E" w:rsidRPr="00DF2D11" w14:paraId="771501BB" w14:textId="77777777" w:rsidTr="006B73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230C5317"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2ADC4C15" w14:textId="044386DE"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605F9A58" w14:textId="53278C35" w:rsidR="00F73B7F"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Análisis y diseño</w:t>
            </w:r>
          </w:p>
        </w:tc>
        <w:tc>
          <w:tcPr>
            <w:tcW w:w="992" w:type="dxa"/>
            <w:noWrap/>
            <w:hideMark/>
          </w:tcPr>
          <w:p w14:paraId="4EB0FE34" w14:textId="77777777"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F73B7F" w:rsidRPr="00F73B7F" w14:paraId="42698E7F" w14:textId="77777777" w:rsidTr="006B73FB">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7BF051E6"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4D82E535" w14:textId="2C837619" w:rsidR="00F73B7F" w:rsidRPr="00F73B7F" w:rsidRDefault="00F73B7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DF2D11">
              <w:rPr>
                <w:rFonts w:ascii="Arial" w:eastAsia="Times New Roman" w:hAnsi="Arial" w:cs="Arial"/>
                <w:color w:val="000000"/>
                <w:sz w:val="20"/>
                <w:lang w:val="es-BO" w:eastAsia="es-BO"/>
              </w:rPr>
              <w:t>envió</w:t>
            </w:r>
            <w:r w:rsidRPr="00F73B7F">
              <w:rPr>
                <w:rFonts w:ascii="Arial" w:eastAsia="Times New Roman" w:hAnsi="Arial" w:cs="Arial"/>
                <w:color w:val="000000"/>
                <w:sz w:val="20"/>
                <w:lang w:val="es-BO" w:eastAsia="es-BO"/>
              </w:rPr>
              <w:t xml:space="preserve"> de usuario y </w:t>
            </w:r>
            <w:r w:rsidRPr="00DF2D11">
              <w:rPr>
                <w:rFonts w:ascii="Arial" w:eastAsia="Times New Roman" w:hAnsi="Arial" w:cs="Arial"/>
                <w:color w:val="000000"/>
                <w:sz w:val="20"/>
                <w:lang w:val="es-BO" w:eastAsia="es-BO"/>
              </w:rPr>
              <w:t>contraseña</w:t>
            </w:r>
          </w:p>
        </w:tc>
        <w:tc>
          <w:tcPr>
            <w:tcW w:w="2303" w:type="dxa"/>
            <w:noWrap/>
            <w:hideMark/>
          </w:tcPr>
          <w:p w14:paraId="319FF773" w14:textId="365764CA" w:rsidR="00F73B7F" w:rsidRPr="00F73B7F" w:rsidRDefault="006B73F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Análisis y diseño</w:t>
            </w:r>
          </w:p>
        </w:tc>
        <w:tc>
          <w:tcPr>
            <w:tcW w:w="992" w:type="dxa"/>
            <w:noWrap/>
            <w:hideMark/>
          </w:tcPr>
          <w:p w14:paraId="60E4BE68" w14:textId="77777777" w:rsidR="00F73B7F" w:rsidRPr="00F73B7F" w:rsidRDefault="00F73B7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7F7A2E" w:rsidRPr="00DF2D11" w14:paraId="010F6225" w14:textId="77777777" w:rsidTr="006B73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668C7B7F"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366A9D6A" w14:textId="2AB6A5B0"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Procedimiento</w:t>
            </w:r>
            <w:r w:rsidRPr="00F73B7F">
              <w:rPr>
                <w:rFonts w:ascii="Arial" w:eastAsia="Times New Roman" w:hAnsi="Arial" w:cs="Arial"/>
                <w:color w:val="000000"/>
                <w:sz w:val="20"/>
                <w:lang w:val="es-BO" w:eastAsia="es-BO"/>
              </w:rPr>
              <w:t xml:space="preserve"> para la </w:t>
            </w:r>
            <w:r w:rsidRPr="00DF2D11">
              <w:rPr>
                <w:rFonts w:ascii="Arial" w:eastAsia="Times New Roman" w:hAnsi="Arial" w:cs="Arial"/>
                <w:color w:val="000000"/>
                <w:sz w:val="20"/>
                <w:lang w:val="es-BO" w:eastAsia="es-BO"/>
              </w:rPr>
              <w:t>depuración</w:t>
            </w:r>
            <w:r w:rsidRPr="00F73B7F">
              <w:rPr>
                <w:rFonts w:ascii="Arial" w:eastAsia="Times New Roman" w:hAnsi="Arial" w:cs="Arial"/>
                <w:color w:val="000000"/>
                <w:sz w:val="20"/>
                <w:lang w:val="es-BO" w:eastAsia="es-BO"/>
              </w:rPr>
              <w:t xml:space="preserve"> de datos</w:t>
            </w:r>
          </w:p>
        </w:tc>
        <w:tc>
          <w:tcPr>
            <w:tcW w:w="2303" w:type="dxa"/>
            <w:noWrap/>
            <w:hideMark/>
          </w:tcPr>
          <w:p w14:paraId="3325C306" w14:textId="722559CE" w:rsidR="00F73B7F"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 xml:space="preserve">Codificación </w:t>
            </w:r>
          </w:p>
        </w:tc>
        <w:tc>
          <w:tcPr>
            <w:tcW w:w="992" w:type="dxa"/>
            <w:noWrap/>
            <w:hideMark/>
          </w:tcPr>
          <w:p w14:paraId="4AB79D03" w14:textId="77777777"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93EEB" w:rsidRPr="00F73B7F" w14:paraId="729F2D6F" w14:textId="77777777" w:rsidTr="006B73FB">
        <w:trPr>
          <w:trHeight w:val="6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4634E80D"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p>
        </w:tc>
        <w:tc>
          <w:tcPr>
            <w:tcW w:w="5661" w:type="dxa"/>
            <w:hideMark/>
          </w:tcPr>
          <w:p w14:paraId="76B726EB" w14:textId="44898373" w:rsidR="00F73B7F" w:rsidRPr="00F73B7F" w:rsidRDefault="00F73B7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Procedimiento para la </w:t>
            </w:r>
            <w:r w:rsidRPr="00DF2D11">
              <w:rPr>
                <w:rFonts w:ascii="Arial" w:eastAsia="Times New Roman" w:hAnsi="Arial" w:cs="Arial"/>
                <w:color w:val="000000"/>
                <w:sz w:val="20"/>
                <w:lang w:val="es-BO" w:eastAsia="es-BO"/>
              </w:rPr>
              <w:t>autorización</w:t>
            </w:r>
            <w:r w:rsidRPr="00F73B7F">
              <w:rPr>
                <w:rFonts w:ascii="Arial" w:eastAsia="Times New Roman" w:hAnsi="Arial" w:cs="Arial"/>
                <w:color w:val="000000"/>
                <w:sz w:val="20"/>
                <w:lang w:val="es-BO" w:eastAsia="es-BO"/>
              </w:rPr>
              <w:t xml:space="preserve"> de usuarios al sistema mediante permisos y sus roles </w:t>
            </w:r>
          </w:p>
        </w:tc>
        <w:tc>
          <w:tcPr>
            <w:tcW w:w="2303" w:type="dxa"/>
            <w:noWrap/>
            <w:hideMark/>
          </w:tcPr>
          <w:p w14:paraId="6B5CF5C3" w14:textId="21F88A08" w:rsidR="00F73B7F" w:rsidRPr="00F73B7F" w:rsidRDefault="006B73F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Codificación</w:t>
            </w:r>
          </w:p>
        </w:tc>
        <w:tc>
          <w:tcPr>
            <w:tcW w:w="992" w:type="dxa"/>
            <w:noWrap/>
            <w:hideMark/>
          </w:tcPr>
          <w:p w14:paraId="684D255C" w14:textId="77777777" w:rsidR="00F73B7F" w:rsidRPr="00F73B7F" w:rsidRDefault="00F73B7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7F7A2E" w:rsidRPr="00DF2D11" w14:paraId="22E31BBF" w14:textId="77777777" w:rsidTr="006B73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5F9EF48E" w14:textId="77777777" w:rsidR="00F73B7F" w:rsidRPr="00F73B7F" w:rsidRDefault="00F73B7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7018E7E4" w14:textId="6B2F1C91"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y </w:t>
            </w:r>
            <w:r w:rsidRPr="00DF2D11">
              <w:rPr>
                <w:rFonts w:ascii="Arial" w:eastAsia="Times New Roman" w:hAnsi="Arial" w:cs="Arial"/>
                <w:color w:val="000000"/>
                <w:sz w:val="20"/>
                <w:lang w:val="es-BO" w:eastAsia="es-BO"/>
              </w:rPr>
              <w:t>ejecución</w:t>
            </w:r>
            <w:r w:rsidRPr="00F73B7F">
              <w:rPr>
                <w:rFonts w:ascii="Arial" w:eastAsia="Times New Roman" w:hAnsi="Arial" w:cs="Arial"/>
                <w:color w:val="000000"/>
                <w:sz w:val="20"/>
                <w:lang w:val="es-BO" w:eastAsia="es-BO"/>
              </w:rPr>
              <w:t xml:space="preserve"> de pruebas</w:t>
            </w:r>
          </w:p>
        </w:tc>
        <w:tc>
          <w:tcPr>
            <w:tcW w:w="2303" w:type="dxa"/>
            <w:noWrap/>
            <w:hideMark/>
          </w:tcPr>
          <w:p w14:paraId="0684FCC9" w14:textId="44AD4307" w:rsidR="00F73B7F"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DF2D11">
              <w:rPr>
                <w:rFonts w:ascii="Arial" w:eastAsia="Times New Roman" w:hAnsi="Arial" w:cs="Arial"/>
                <w:color w:val="000000"/>
                <w:sz w:val="20"/>
                <w:lang w:val="es-BO" w:eastAsia="es-BO"/>
              </w:rPr>
              <w:t>Pruebas</w:t>
            </w:r>
          </w:p>
        </w:tc>
        <w:tc>
          <w:tcPr>
            <w:tcW w:w="992" w:type="dxa"/>
            <w:noWrap/>
            <w:hideMark/>
          </w:tcPr>
          <w:p w14:paraId="36E24E50" w14:textId="77777777" w:rsidR="00F73B7F" w:rsidRPr="00F73B7F" w:rsidRDefault="00F73B7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bl>
    <w:p w14:paraId="3F42D548" w14:textId="6099149F" w:rsidR="00624FF8" w:rsidRDefault="00624FF8"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5E17DA6F" w14:textId="3D4EFAF4" w:rsidR="0083568B" w:rsidRPr="00D42F5B" w:rsidRDefault="0083568B" w:rsidP="0083568B">
      <w:pPr>
        <w:spacing w:before="240"/>
        <w:jc w:val="both"/>
        <w:rPr>
          <w:rFonts w:ascii="Arial" w:hAnsi="Arial" w:cs="Arial"/>
          <w:b/>
          <w:bCs/>
          <w:szCs w:val="22"/>
          <w:lang w:val="es-BO"/>
        </w:rPr>
      </w:pPr>
      <w:r w:rsidRPr="00D42F5B">
        <w:rPr>
          <w:rFonts w:ascii="Arial" w:hAnsi="Arial" w:cs="Arial"/>
          <w:b/>
          <w:bCs/>
          <w:szCs w:val="22"/>
          <w:lang w:val="es-BO"/>
        </w:rPr>
        <w:t>Tabla Nro.</w:t>
      </w:r>
      <w:r>
        <w:rPr>
          <w:rFonts w:ascii="Arial" w:hAnsi="Arial" w:cs="Arial"/>
          <w:b/>
          <w:bCs/>
          <w:szCs w:val="22"/>
          <w:lang w:val="es-BO"/>
        </w:rPr>
        <w:t>19</w:t>
      </w:r>
      <w:r w:rsidRPr="00D42F5B">
        <w:rPr>
          <w:rFonts w:ascii="Arial" w:hAnsi="Arial" w:cs="Arial"/>
          <w:b/>
          <w:bCs/>
          <w:szCs w:val="22"/>
          <w:lang w:val="es-BO"/>
        </w:rPr>
        <w:t xml:space="preserve"> </w:t>
      </w:r>
      <w:r w:rsidRPr="00D42F5B">
        <w:rPr>
          <w:rFonts w:ascii="Arial" w:hAnsi="Arial" w:cs="Arial"/>
          <w:szCs w:val="22"/>
          <w:lang w:val="es-BO"/>
        </w:rPr>
        <w:t>Sprint</w:t>
      </w:r>
      <w:r>
        <w:rPr>
          <w:rFonts w:ascii="Arial" w:hAnsi="Arial" w:cs="Arial"/>
          <w:szCs w:val="22"/>
          <w:lang w:val="es-BO"/>
        </w:rPr>
        <w:t xml:space="preserve"> </w:t>
      </w:r>
      <w:r w:rsidR="00565612">
        <w:rPr>
          <w:rFonts w:ascii="Arial" w:hAnsi="Arial" w:cs="Arial"/>
          <w:szCs w:val="22"/>
          <w:lang w:val="es-BO"/>
        </w:rPr>
        <w:t>1</w:t>
      </w:r>
      <w:r w:rsidRPr="00D42F5B">
        <w:rPr>
          <w:rFonts w:ascii="Arial" w:hAnsi="Arial" w:cs="Arial"/>
          <w:szCs w:val="22"/>
          <w:lang w:val="es-BO"/>
        </w:rPr>
        <w:t xml:space="preserve"> Backlog – Registro de Usuarios</w:t>
      </w:r>
    </w:p>
    <w:tbl>
      <w:tblPr>
        <w:tblStyle w:val="Tablaconcuadrcula4-nfasis5"/>
        <w:tblW w:w="10064" w:type="dxa"/>
        <w:tblLook w:val="04A0" w:firstRow="1" w:lastRow="0" w:firstColumn="1" w:lastColumn="0" w:noHBand="0" w:noVBand="1"/>
      </w:tblPr>
      <w:tblGrid>
        <w:gridCol w:w="995"/>
        <w:gridCol w:w="5661"/>
        <w:gridCol w:w="2303"/>
        <w:gridCol w:w="1105"/>
      </w:tblGrid>
      <w:tr w:rsidR="0083568B" w:rsidRPr="00F73B7F" w14:paraId="78F14683" w14:textId="77777777" w:rsidTr="00D44B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5423B55B"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83568B" w:rsidRPr="00F73B7F" w14:paraId="7FB78973"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5B2B035A"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1C2C85F7"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731C0847"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15768ACD"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83568B" w:rsidRPr="00F73B7F" w14:paraId="6F8B9660"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3F20FCB6" w14:textId="45DF54D6" w:rsidR="0083568B" w:rsidRPr="00F73B7F" w:rsidRDefault="00565612" w:rsidP="00D44BFE">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2</w:t>
            </w:r>
            <w:r w:rsidR="0083568B" w:rsidRPr="00F73B7F">
              <w:rPr>
                <w:rFonts w:ascii="Arial" w:eastAsia="Times New Roman" w:hAnsi="Arial" w:cs="Arial"/>
                <w:color w:val="000000"/>
                <w:sz w:val="20"/>
                <w:lang w:val="es-BO" w:eastAsia="es-BO"/>
              </w:rPr>
              <w:t xml:space="preserve">.- </w:t>
            </w:r>
            <w:r w:rsidR="0083568B">
              <w:rPr>
                <w:rFonts w:ascii="Arial" w:eastAsia="Times New Roman" w:hAnsi="Arial" w:cs="Arial"/>
                <w:color w:val="000000"/>
                <w:sz w:val="20"/>
                <w:lang w:val="es-BO" w:eastAsia="es-BO"/>
              </w:rPr>
              <w:t>Registrar Usuarios</w:t>
            </w:r>
          </w:p>
        </w:tc>
      </w:tr>
      <w:tr w:rsidR="0083568B" w:rsidRPr="00F73B7F" w14:paraId="5D056E2C"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5914CCEC"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0E0650E1"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235984BB"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3C45CE3A"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83568B" w:rsidRPr="00F73B7F" w14:paraId="0496EB1A"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3460656D"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711FDF76" w14:textId="77777777" w:rsidR="0083568B" w:rsidRPr="00F73B7F"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6ECC9C0A" w14:textId="77777777" w:rsidR="0083568B" w:rsidRPr="00F73B7F"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3A8B144F" w14:textId="77777777" w:rsidR="0083568B" w:rsidRPr="00F73B7F"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83568B" w:rsidRPr="00F73B7F" w14:paraId="1628C28E"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2CC5F41A"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41325101"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425A58BF"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1F0B78DF"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83568B" w:rsidRPr="00F73B7F" w14:paraId="1556C6AB"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34BC7643"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3D11B66A" w14:textId="77777777" w:rsidR="0083568B" w:rsidRPr="00F73B7F"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Crear, actualizar y eliminar </w:t>
            </w:r>
            <w:r>
              <w:rPr>
                <w:rFonts w:ascii="Arial" w:eastAsia="Times New Roman" w:hAnsi="Arial" w:cs="Arial"/>
                <w:color w:val="000000"/>
                <w:sz w:val="20"/>
                <w:lang w:val="es-BO" w:eastAsia="es-BO"/>
              </w:rPr>
              <w:t>Usuarios</w:t>
            </w:r>
          </w:p>
        </w:tc>
        <w:tc>
          <w:tcPr>
            <w:tcW w:w="2303" w:type="dxa"/>
            <w:noWrap/>
            <w:hideMark/>
          </w:tcPr>
          <w:p w14:paraId="6B8FE4AF" w14:textId="77777777" w:rsidR="0083568B" w:rsidRPr="00F73B7F"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hideMark/>
          </w:tcPr>
          <w:p w14:paraId="0A450829" w14:textId="77777777" w:rsidR="0083568B" w:rsidRPr="00F73B7F"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83568B" w:rsidRPr="00F73B7F" w14:paraId="7511C518"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3D104352"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33F37948" w14:textId="77777777" w:rsidR="0083568B" w:rsidRPr="006806CC"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Listar Usuarios</w:t>
            </w:r>
          </w:p>
        </w:tc>
        <w:tc>
          <w:tcPr>
            <w:tcW w:w="2303" w:type="dxa"/>
            <w:noWrap/>
          </w:tcPr>
          <w:p w14:paraId="1E80867E" w14:textId="77777777" w:rsidR="0083568B" w:rsidRPr="006806CC"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43B44041"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bl>
    <w:p w14:paraId="45C30E7F" w14:textId="77777777" w:rsidR="0083568B" w:rsidRPr="007F7A2E" w:rsidRDefault="0083568B" w:rsidP="0083568B">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2A5DBDD9" w14:textId="72EF287A" w:rsidR="0083568B" w:rsidRPr="00D67123" w:rsidRDefault="0083568B" w:rsidP="0083568B">
      <w:pPr>
        <w:spacing w:before="240"/>
        <w:jc w:val="both"/>
        <w:rPr>
          <w:rFonts w:ascii="Arial" w:hAnsi="Arial" w:cs="Arial"/>
          <w:b/>
          <w:bCs/>
          <w:szCs w:val="22"/>
        </w:rPr>
      </w:pPr>
      <w:r w:rsidRPr="00D67123">
        <w:rPr>
          <w:rFonts w:ascii="Arial" w:hAnsi="Arial" w:cs="Arial"/>
          <w:b/>
          <w:bCs/>
          <w:szCs w:val="22"/>
        </w:rPr>
        <w:t>Tabla Nro.</w:t>
      </w:r>
      <w:r>
        <w:rPr>
          <w:rFonts w:ascii="Arial" w:hAnsi="Arial" w:cs="Arial"/>
          <w:b/>
          <w:bCs/>
          <w:szCs w:val="22"/>
        </w:rPr>
        <w:t>20</w:t>
      </w:r>
      <w:r w:rsidRPr="00D67123">
        <w:rPr>
          <w:rFonts w:ascii="Arial" w:hAnsi="Arial" w:cs="Arial"/>
          <w:b/>
          <w:bCs/>
          <w:szCs w:val="22"/>
        </w:rPr>
        <w:t xml:space="preserve"> </w:t>
      </w:r>
      <w:r w:rsidRPr="00D67123">
        <w:rPr>
          <w:rFonts w:ascii="Arial" w:hAnsi="Arial" w:cs="Arial"/>
          <w:szCs w:val="22"/>
        </w:rPr>
        <w:t xml:space="preserve">Sprint </w:t>
      </w:r>
      <w:r w:rsidR="00565612">
        <w:rPr>
          <w:rFonts w:ascii="Arial" w:hAnsi="Arial" w:cs="Arial"/>
          <w:szCs w:val="22"/>
        </w:rPr>
        <w:t>1</w:t>
      </w:r>
      <w:r w:rsidRPr="00D67123">
        <w:rPr>
          <w:rFonts w:ascii="Arial" w:hAnsi="Arial" w:cs="Arial"/>
          <w:szCs w:val="22"/>
        </w:rPr>
        <w:t xml:space="preserve"> Backlog – Pe</w:t>
      </w:r>
      <w:r>
        <w:rPr>
          <w:rFonts w:ascii="Arial" w:hAnsi="Arial" w:cs="Arial"/>
          <w:szCs w:val="22"/>
        </w:rPr>
        <w:t>rfil de Usuario</w:t>
      </w:r>
    </w:p>
    <w:tbl>
      <w:tblPr>
        <w:tblStyle w:val="Tablaconcuadrcula4-nfasis5"/>
        <w:tblW w:w="10064" w:type="dxa"/>
        <w:tblLook w:val="04A0" w:firstRow="1" w:lastRow="0" w:firstColumn="1" w:lastColumn="0" w:noHBand="0" w:noVBand="1"/>
      </w:tblPr>
      <w:tblGrid>
        <w:gridCol w:w="995"/>
        <w:gridCol w:w="5661"/>
        <w:gridCol w:w="2303"/>
        <w:gridCol w:w="1105"/>
      </w:tblGrid>
      <w:tr w:rsidR="0083568B" w:rsidRPr="00F73B7F" w14:paraId="2CF27A1F" w14:textId="77777777" w:rsidTr="00D44B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6948E7D3"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83568B" w:rsidRPr="00F73B7F" w14:paraId="6F5FF049"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6D43C363"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5BAB9BC8"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61843A5F"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28C02BE0"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83568B" w:rsidRPr="00F73B7F" w14:paraId="56A50EE3"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4E921E66" w14:textId="5D71D99E" w:rsidR="0083568B" w:rsidRPr="00F73B7F" w:rsidRDefault="00565612" w:rsidP="00D44BFE">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3</w:t>
            </w:r>
            <w:r w:rsidR="0083568B" w:rsidRPr="00F73B7F">
              <w:rPr>
                <w:rFonts w:ascii="Arial" w:eastAsia="Times New Roman" w:hAnsi="Arial" w:cs="Arial"/>
                <w:color w:val="000000"/>
                <w:sz w:val="20"/>
                <w:lang w:val="es-BO" w:eastAsia="es-BO"/>
              </w:rPr>
              <w:t xml:space="preserve">.- </w:t>
            </w:r>
            <w:r w:rsidR="0083568B">
              <w:rPr>
                <w:rFonts w:ascii="Arial" w:eastAsia="Times New Roman" w:hAnsi="Arial" w:cs="Arial"/>
                <w:color w:val="000000"/>
                <w:sz w:val="20"/>
                <w:lang w:val="es-BO" w:eastAsia="es-BO"/>
              </w:rPr>
              <w:t>Perfil de Usuario</w:t>
            </w:r>
          </w:p>
        </w:tc>
      </w:tr>
      <w:tr w:rsidR="0083568B" w:rsidRPr="00F73B7F" w14:paraId="17484587"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5390085"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46D5B0ED"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0EF1604C"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5D08022C"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83568B" w:rsidRPr="00F73B7F" w14:paraId="48CC0020"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4AA002F7"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779E9D09" w14:textId="77777777" w:rsidR="0083568B" w:rsidRPr="00F73B7F"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1AFB6446" w14:textId="77777777" w:rsidR="0083568B" w:rsidRPr="00F73B7F"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39428A9A" w14:textId="77777777" w:rsidR="0083568B" w:rsidRPr="00F73B7F"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83568B" w:rsidRPr="00F73B7F" w14:paraId="45FF8ECA"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552D9EB8"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522EE38A"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6BDC1825"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75973CAC" w14:textId="77777777" w:rsidR="0083568B" w:rsidRPr="00F73B7F"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83568B" w:rsidRPr="00F73B7F" w14:paraId="6CBAF5D3"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7815C268"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75D0069D" w14:textId="77777777" w:rsidR="0083568B"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Acceso, visualización, edición del Perfil</w:t>
            </w:r>
          </w:p>
        </w:tc>
        <w:tc>
          <w:tcPr>
            <w:tcW w:w="2303" w:type="dxa"/>
            <w:noWrap/>
          </w:tcPr>
          <w:p w14:paraId="489AB889" w14:textId="77777777" w:rsidR="0083568B" w:rsidRPr="006806CC"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72A63137" w14:textId="77777777" w:rsidR="0083568B" w:rsidRDefault="0083568B"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r w:rsidR="0083568B" w:rsidRPr="00F73B7F" w14:paraId="6263561F"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5B75A0C1" w14:textId="77777777" w:rsidR="0083568B" w:rsidRPr="00F73B7F" w:rsidRDefault="0083568B"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4AA4E4C1" w14:textId="77777777" w:rsidR="0083568B"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Verificación de Rol</w:t>
            </w:r>
          </w:p>
        </w:tc>
        <w:tc>
          <w:tcPr>
            <w:tcW w:w="2303" w:type="dxa"/>
            <w:noWrap/>
          </w:tcPr>
          <w:p w14:paraId="32E89562" w14:textId="77777777" w:rsidR="0083568B" w:rsidRPr="006806CC"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1FB79F34" w14:textId="77777777" w:rsidR="0083568B" w:rsidRDefault="0083568B"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bl>
    <w:p w14:paraId="7C0EC7E7" w14:textId="0E730563" w:rsidR="0083568B" w:rsidRPr="007F7A2E" w:rsidRDefault="0083568B"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7A1532F5" w14:textId="1DC5B79F" w:rsidR="00624FF8" w:rsidRPr="007F7A2E" w:rsidRDefault="00624FF8" w:rsidP="00BE6E49">
      <w:pPr>
        <w:spacing w:before="240"/>
        <w:jc w:val="both"/>
        <w:rPr>
          <w:rFonts w:ascii="Arial" w:hAnsi="Arial" w:cs="Arial"/>
          <w:b/>
          <w:bCs/>
          <w:szCs w:val="22"/>
        </w:rPr>
      </w:pPr>
      <w:r w:rsidRPr="007F7A2E">
        <w:rPr>
          <w:rFonts w:ascii="Arial" w:hAnsi="Arial" w:cs="Arial"/>
          <w:b/>
          <w:bCs/>
          <w:szCs w:val="22"/>
        </w:rPr>
        <w:t>Tabla Nro.</w:t>
      </w:r>
      <w:r w:rsidR="00565612">
        <w:rPr>
          <w:rFonts w:ascii="Arial" w:hAnsi="Arial" w:cs="Arial"/>
          <w:b/>
          <w:bCs/>
          <w:szCs w:val="22"/>
        </w:rPr>
        <w:t>21</w:t>
      </w:r>
      <w:r w:rsidRPr="007F7A2E">
        <w:rPr>
          <w:rFonts w:ascii="Arial" w:hAnsi="Arial" w:cs="Arial"/>
          <w:b/>
          <w:bCs/>
          <w:szCs w:val="22"/>
        </w:rPr>
        <w:t xml:space="preserve"> </w:t>
      </w:r>
      <w:r w:rsidRPr="007F7A2E">
        <w:rPr>
          <w:rFonts w:ascii="Arial" w:hAnsi="Arial" w:cs="Arial"/>
          <w:szCs w:val="22"/>
        </w:rPr>
        <w:t>Sprint 1 Backlog – Facultad</w:t>
      </w:r>
    </w:p>
    <w:tbl>
      <w:tblPr>
        <w:tblStyle w:val="Tablaconcuadrcula4-nfasis5"/>
        <w:tblW w:w="9947" w:type="dxa"/>
        <w:tblLook w:val="04A0" w:firstRow="1" w:lastRow="0" w:firstColumn="1" w:lastColumn="0" w:noHBand="0" w:noVBand="1"/>
      </w:tblPr>
      <w:tblGrid>
        <w:gridCol w:w="995"/>
        <w:gridCol w:w="5661"/>
        <w:gridCol w:w="2303"/>
        <w:gridCol w:w="1105"/>
      </w:tblGrid>
      <w:tr w:rsidR="00624FF8" w:rsidRPr="00F73B7F" w14:paraId="2955BD2D" w14:textId="77777777" w:rsidTr="006B73F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47" w:type="dxa"/>
            <w:gridSpan w:val="4"/>
            <w:noWrap/>
            <w:hideMark/>
          </w:tcPr>
          <w:p w14:paraId="1A50D05A" w14:textId="77777777" w:rsidR="00624FF8" w:rsidRPr="00F73B7F" w:rsidRDefault="00624FF8"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456AC4" w:rsidRPr="00F73B7F" w14:paraId="14CCB97C" w14:textId="77777777" w:rsidTr="006B73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59472ED4" w14:textId="77777777" w:rsidR="00624FF8" w:rsidRPr="00F73B7F" w:rsidRDefault="00624FF8"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1ADC5FCC" w14:textId="77777777" w:rsidR="00624FF8" w:rsidRPr="00F73B7F" w:rsidRDefault="00624FF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1353D45A" w14:textId="2499BE52" w:rsidR="00624FF8" w:rsidRPr="00F73B7F" w:rsidRDefault="00624FF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050" w:type="dxa"/>
            <w:noWrap/>
            <w:hideMark/>
          </w:tcPr>
          <w:p w14:paraId="12063FDD" w14:textId="77777777" w:rsidR="00624FF8" w:rsidRPr="00F73B7F" w:rsidRDefault="00624FF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624FF8" w:rsidRPr="00F73B7F" w14:paraId="1BD38018" w14:textId="77777777" w:rsidTr="006B73FB">
        <w:trPr>
          <w:trHeight w:val="300"/>
        </w:trPr>
        <w:tc>
          <w:tcPr>
            <w:cnfStyle w:val="001000000000" w:firstRow="0" w:lastRow="0" w:firstColumn="1" w:lastColumn="0" w:oddVBand="0" w:evenVBand="0" w:oddHBand="0" w:evenHBand="0" w:firstRowFirstColumn="0" w:firstRowLastColumn="0" w:lastRowFirstColumn="0" w:lastRowLastColumn="0"/>
            <w:tcW w:w="9947" w:type="dxa"/>
            <w:gridSpan w:val="4"/>
            <w:shd w:val="clear" w:color="auto" w:fill="4472C4" w:themeFill="accent5"/>
            <w:noWrap/>
            <w:hideMark/>
          </w:tcPr>
          <w:p w14:paraId="0CF4865E" w14:textId="53F6E3EE" w:rsidR="00624FF8" w:rsidRPr="00F73B7F" w:rsidRDefault="00565612" w:rsidP="00BE6E49">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4</w:t>
            </w:r>
            <w:r w:rsidR="00624FF8" w:rsidRPr="00F73B7F">
              <w:rPr>
                <w:rFonts w:ascii="Arial" w:eastAsia="Times New Roman" w:hAnsi="Arial" w:cs="Arial"/>
                <w:color w:val="000000"/>
                <w:sz w:val="20"/>
                <w:lang w:val="es-BO" w:eastAsia="es-BO"/>
              </w:rPr>
              <w:t xml:space="preserve">.- </w:t>
            </w:r>
            <w:r w:rsidR="006B73FB" w:rsidRPr="00456AC4">
              <w:rPr>
                <w:rFonts w:ascii="Arial" w:eastAsia="Times New Roman" w:hAnsi="Arial" w:cs="Arial"/>
                <w:color w:val="000000"/>
                <w:sz w:val="20"/>
                <w:lang w:val="es-BO" w:eastAsia="es-BO"/>
              </w:rPr>
              <w:t>Registro de Facultad</w:t>
            </w:r>
          </w:p>
        </w:tc>
      </w:tr>
      <w:tr w:rsidR="00456AC4" w:rsidRPr="00F73B7F" w14:paraId="4FDEBC8F" w14:textId="77777777" w:rsidTr="006B73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1BE5D82F" w14:textId="77777777" w:rsidR="006B73FB" w:rsidRPr="00F73B7F" w:rsidRDefault="006B73FB"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5BA35724" w14:textId="77777777" w:rsidR="006B73FB"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456AC4">
              <w:rPr>
                <w:rFonts w:ascii="Arial" w:eastAsia="Times New Roman" w:hAnsi="Arial" w:cs="Arial"/>
                <w:color w:val="000000"/>
                <w:sz w:val="20"/>
                <w:lang w:val="es-BO" w:eastAsia="es-BO"/>
              </w:rPr>
              <w:t>planificación</w:t>
            </w:r>
          </w:p>
        </w:tc>
        <w:tc>
          <w:tcPr>
            <w:tcW w:w="2303" w:type="dxa"/>
            <w:noWrap/>
            <w:hideMark/>
          </w:tcPr>
          <w:p w14:paraId="2452F8A4" w14:textId="092C0509" w:rsidR="006B73FB"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456AC4">
              <w:rPr>
                <w:rFonts w:ascii="Arial" w:eastAsia="Times New Roman" w:hAnsi="Arial" w:cs="Arial"/>
                <w:color w:val="000000"/>
                <w:sz w:val="20"/>
                <w:lang w:val="es-BO" w:eastAsia="es-BO"/>
              </w:rPr>
              <w:t xml:space="preserve">Análisis y diseño </w:t>
            </w:r>
          </w:p>
        </w:tc>
        <w:tc>
          <w:tcPr>
            <w:tcW w:w="1050" w:type="dxa"/>
            <w:noWrap/>
            <w:hideMark/>
          </w:tcPr>
          <w:p w14:paraId="1E196906" w14:textId="77777777" w:rsidR="006B73FB"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6B73FB" w:rsidRPr="00F73B7F" w14:paraId="35968528" w14:textId="77777777" w:rsidTr="006B73FB">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2EF48853" w14:textId="77777777" w:rsidR="006B73FB" w:rsidRPr="00F73B7F" w:rsidRDefault="006B73FB"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761EB1D7" w14:textId="77777777" w:rsidR="006B73FB" w:rsidRPr="00F73B7F" w:rsidRDefault="006B73F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456AC4">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456AC4">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12996F35" w14:textId="78C9EA55" w:rsidR="006B73FB" w:rsidRPr="00F73B7F" w:rsidRDefault="006B73F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456AC4">
              <w:rPr>
                <w:rFonts w:ascii="Arial" w:eastAsia="Times New Roman" w:hAnsi="Arial" w:cs="Arial"/>
                <w:color w:val="000000"/>
                <w:sz w:val="20"/>
                <w:lang w:val="es-BO" w:eastAsia="es-BO"/>
              </w:rPr>
              <w:t xml:space="preserve">Codificación </w:t>
            </w:r>
          </w:p>
        </w:tc>
        <w:tc>
          <w:tcPr>
            <w:tcW w:w="1050" w:type="dxa"/>
            <w:noWrap/>
            <w:hideMark/>
          </w:tcPr>
          <w:p w14:paraId="234BFF86" w14:textId="77777777" w:rsidR="006B73FB" w:rsidRPr="00F73B7F" w:rsidRDefault="006B73F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456AC4" w:rsidRPr="00F73B7F" w14:paraId="101B3993" w14:textId="77777777" w:rsidTr="006B73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6A7F2253" w14:textId="77777777" w:rsidR="006B73FB" w:rsidRPr="00F73B7F" w:rsidRDefault="006B73FB"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2A54BF58" w14:textId="77777777" w:rsidR="006B73FB"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456AC4">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103D49BF" w14:textId="752FA454" w:rsidR="006B73FB"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456AC4">
              <w:rPr>
                <w:rFonts w:ascii="Arial" w:eastAsia="Times New Roman" w:hAnsi="Arial" w:cs="Arial"/>
                <w:color w:val="000000"/>
                <w:sz w:val="20"/>
                <w:lang w:val="es-BO" w:eastAsia="es-BO"/>
              </w:rPr>
              <w:t>Análisis y diseño</w:t>
            </w:r>
          </w:p>
        </w:tc>
        <w:tc>
          <w:tcPr>
            <w:tcW w:w="1050" w:type="dxa"/>
            <w:noWrap/>
            <w:hideMark/>
          </w:tcPr>
          <w:p w14:paraId="1A42CF66" w14:textId="77777777" w:rsidR="006B73FB"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6B73FB" w:rsidRPr="00F73B7F" w14:paraId="67AC4543" w14:textId="77777777" w:rsidTr="006B73FB">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7F7C74BF" w14:textId="77777777" w:rsidR="006B73FB" w:rsidRPr="00F73B7F" w:rsidRDefault="006B73FB"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6497B401" w14:textId="68CCA959" w:rsidR="006B73FB" w:rsidRPr="00F73B7F" w:rsidRDefault="006B73F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456AC4">
              <w:rPr>
                <w:rFonts w:ascii="Arial" w:eastAsia="Times New Roman" w:hAnsi="Arial" w:cs="Arial"/>
                <w:color w:val="000000"/>
                <w:sz w:val="20"/>
                <w:lang w:val="es-BO" w:eastAsia="es-BO"/>
              </w:rPr>
              <w:t>Crear, actualizar y eliminar facultad</w:t>
            </w:r>
          </w:p>
        </w:tc>
        <w:tc>
          <w:tcPr>
            <w:tcW w:w="2303" w:type="dxa"/>
            <w:noWrap/>
            <w:hideMark/>
          </w:tcPr>
          <w:p w14:paraId="2AE16481" w14:textId="57DAC591" w:rsidR="006B73FB" w:rsidRPr="00F73B7F" w:rsidRDefault="006B73F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456AC4">
              <w:rPr>
                <w:rFonts w:ascii="Arial" w:eastAsia="Times New Roman" w:hAnsi="Arial" w:cs="Arial"/>
                <w:color w:val="000000"/>
                <w:sz w:val="20"/>
                <w:lang w:val="es-BO" w:eastAsia="es-BO"/>
              </w:rPr>
              <w:t>Codificación</w:t>
            </w:r>
          </w:p>
        </w:tc>
        <w:tc>
          <w:tcPr>
            <w:tcW w:w="1050" w:type="dxa"/>
            <w:noWrap/>
            <w:hideMark/>
          </w:tcPr>
          <w:p w14:paraId="23D9700C" w14:textId="77777777" w:rsidR="006B73FB" w:rsidRPr="00F73B7F" w:rsidRDefault="006B73F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456AC4" w:rsidRPr="00F73B7F" w14:paraId="4A4BCB91" w14:textId="77777777" w:rsidTr="006B73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5C60F1DD" w14:textId="77777777" w:rsidR="006B73FB" w:rsidRPr="00F73B7F" w:rsidRDefault="006B73FB"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0E2B9935" w14:textId="5125A459" w:rsidR="006B73FB"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456AC4">
              <w:rPr>
                <w:rFonts w:ascii="Arial" w:eastAsia="Times New Roman" w:hAnsi="Arial" w:cs="Arial"/>
                <w:color w:val="000000"/>
                <w:sz w:val="20"/>
                <w:lang w:val="es-BO" w:eastAsia="es-BO"/>
              </w:rPr>
              <w:t>Listar Facultad</w:t>
            </w:r>
          </w:p>
        </w:tc>
        <w:tc>
          <w:tcPr>
            <w:tcW w:w="2303" w:type="dxa"/>
            <w:noWrap/>
            <w:hideMark/>
          </w:tcPr>
          <w:p w14:paraId="39A14BA3" w14:textId="10E9B59F" w:rsidR="006B73FB"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456AC4">
              <w:rPr>
                <w:rFonts w:ascii="Arial" w:eastAsia="Times New Roman" w:hAnsi="Arial" w:cs="Arial"/>
                <w:color w:val="000000"/>
                <w:sz w:val="20"/>
                <w:lang w:val="es-BO" w:eastAsia="es-BO"/>
              </w:rPr>
              <w:t>Codificación</w:t>
            </w:r>
          </w:p>
        </w:tc>
        <w:tc>
          <w:tcPr>
            <w:tcW w:w="1050" w:type="dxa"/>
            <w:noWrap/>
            <w:hideMark/>
          </w:tcPr>
          <w:p w14:paraId="7BDF8DB1" w14:textId="77777777" w:rsidR="006B73FB" w:rsidRPr="00F73B7F" w:rsidRDefault="006B73FB"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bl>
    <w:p w14:paraId="5F8FF644" w14:textId="30E77B6D" w:rsidR="000E0758" w:rsidRDefault="00624FF8"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0C74053A" w14:textId="77777777" w:rsidR="00C93B8B" w:rsidRPr="007F7A2E" w:rsidRDefault="00C93B8B" w:rsidP="00BE6E49">
      <w:pPr>
        <w:spacing w:before="240"/>
        <w:jc w:val="both"/>
        <w:rPr>
          <w:rFonts w:ascii="Arial" w:hAnsi="Arial" w:cs="Arial"/>
          <w:szCs w:val="22"/>
          <w:lang w:val="es-ES"/>
        </w:rPr>
      </w:pPr>
    </w:p>
    <w:p w14:paraId="4C22717D" w14:textId="4657BD57" w:rsidR="000E0758" w:rsidRPr="007F7A2E" w:rsidRDefault="000E0758" w:rsidP="00BE6E49">
      <w:pPr>
        <w:spacing w:before="240"/>
        <w:jc w:val="both"/>
        <w:rPr>
          <w:rFonts w:ascii="Arial" w:hAnsi="Arial" w:cs="Arial"/>
          <w:b/>
          <w:bCs/>
          <w:szCs w:val="22"/>
        </w:rPr>
      </w:pPr>
      <w:r w:rsidRPr="00335B43">
        <w:rPr>
          <w:rFonts w:ascii="Arial" w:hAnsi="Arial" w:cs="Arial"/>
          <w:b/>
          <w:bCs/>
          <w:szCs w:val="22"/>
        </w:rPr>
        <w:lastRenderedPageBreak/>
        <w:t>Tabla Nro.2</w:t>
      </w:r>
      <w:r w:rsidR="00565612">
        <w:rPr>
          <w:rFonts w:ascii="Arial" w:hAnsi="Arial" w:cs="Arial"/>
          <w:b/>
          <w:bCs/>
          <w:szCs w:val="22"/>
        </w:rPr>
        <w:t>2</w:t>
      </w:r>
      <w:r w:rsidRPr="00335B43">
        <w:rPr>
          <w:rFonts w:ascii="Arial" w:hAnsi="Arial" w:cs="Arial"/>
          <w:b/>
          <w:bCs/>
          <w:szCs w:val="22"/>
        </w:rPr>
        <w:t xml:space="preserve"> </w:t>
      </w:r>
      <w:r w:rsidRPr="00335B43">
        <w:rPr>
          <w:rFonts w:ascii="Arial" w:hAnsi="Arial" w:cs="Arial"/>
          <w:szCs w:val="22"/>
        </w:rPr>
        <w:t xml:space="preserve">Sprint 1 Backlog – </w:t>
      </w:r>
      <w:r w:rsidR="007F7A2E" w:rsidRPr="00335B43">
        <w:rPr>
          <w:rFonts w:ascii="Arial" w:hAnsi="Arial" w:cs="Arial"/>
          <w:szCs w:val="22"/>
        </w:rPr>
        <w:t>Carrera</w:t>
      </w:r>
    </w:p>
    <w:tbl>
      <w:tblPr>
        <w:tblStyle w:val="Tablaconcuadrcula4-nfasis5"/>
        <w:tblW w:w="9947" w:type="dxa"/>
        <w:tblLook w:val="04A0" w:firstRow="1" w:lastRow="0" w:firstColumn="1" w:lastColumn="0" w:noHBand="0" w:noVBand="1"/>
      </w:tblPr>
      <w:tblGrid>
        <w:gridCol w:w="1072"/>
        <w:gridCol w:w="5661"/>
        <w:gridCol w:w="2303"/>
        <w:gridCol w:w="1105"/>
      </w:tblGrid>
      <w:tr w:rsidR="000E0758" w:rsidRPr="00F73B7F" w14:paraId="2BB7854F" w14:textId="77777777" w:rsidTr="00AE0C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47" w:type="dxa"/>
            <w:gridSpan w:val="4"/>
            <w:noWrap/>
            <w:hideMark/>
          </w:tcPr>
          <w:p w14:paraId="6068B368" w14:textId="77777777" w:rsidR="000E0758" w:rsidRPr="00F73B7F" w:rsidRDefault="000E0758"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0E0758" w:rsidRPr="00F73B7F" w14:paraId="7EAEC3DD"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3A81EA16" w14:textId="77777777" w:rsidR="000E0758" w:rsidRPr="00F73B7F" w:rsidRDefault="000E0758" w:rsidP="00BE6E49">
            <w:pPr>
              <w:spacing w:before="240" w:line="240" w:lineRule="auto"/>
              <w:jc w:val="both"/>
              <w:rPr>
                <w:rFonts w:ascii="Arial" w:eastAsia="Times New Roman" w:hAnsi="Arial" w:cs="Arial"/>
                <w:color w:val="000000"/>
                <w:szCs w:val="22"/>
                <w:lang w:val="es-BO" w:eastAsia="es-BO"/>
              </w:rPr>
            </w:pPr>
            <w:r w:rsidRPr="00F73B7F">
              <w:rPr>
                <w:rFonts w:ascii="Arial" w:eastAsia="Times New Roman" w:hAnsi="Arial" w:cs="Arial"/>
                <w:color w:val="000000"/>
                <w:szCs w:val="22"/>
                <w:lang w:val="es-BO" w:eastAsia="es-BO"/>
              </w:rPr>
              <w:t>Backlog</w:t>
            </w:r>
          </w:p>
        </w:tc>
        <w:tc>
          <w:tcPr>
            <w:tcW w:w="5661" w:type="dxa"/>
            <w:noWrap/>
            <w:hideMark/>
          </w:tcPr>
          <w:p w14:paraId="24FE2549" w14:textId="3F403EAA" w:rsidR="000E0758" w:rsidRPr="00F73B7F" w:rsidRDefault="002167A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Tarea</w:t>
            </w:r>
          </w:p>
        </w:tc>
        <w:tc>
          <w:tcPr>
            <w:tcW w:w="2303" w:type="dxa"/>
            <w:noWrap/>
            <w:hideMark/>
          </w:tcPr>
          <w:p w14:paraId="44E92C73" w14:textId="28A3DA2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050" w:type="dxa"/>
            <w:noWrap/>
            <w:hideMark/>
          </w:tcPr>
          <w:p w14:paraId="405B03D4" w14:textId="7777777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0E0758" w:rsidRPr="00F73B7F" w14:paraId="4C185E74"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47" w:type="dxa"/>
            <w:gridSpan w:val="4"/>
            <w:shd w:val="clear" w:color="auto" w:fill="4472C4" w:themeFill="accent5"/>
            <w:noWrap/>
            <w:hideMark/>
          </w:tcPr>
          <w:p w14:paraId="119CEC0D" w14:textId="4D7EBBC9" w:rsidR="000E0758" w:rsidRPr="00F73B7F" w:rsidRDefault="00565612" w:rsidP="00BE6E49">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5</w:t>
            </w:r>
            <w:r w:rsidR="000E0758" w:rsidRPr="00F73B7F">
              <w:rPr>
                <w:rFonts w:ascii="Arial" w:eastAsia="Times New Roman" w:hAnsi="Arial" w:cs="Arial"/>
                <w:color w:val="000000"/>
                <w:sz w:val="20"/>
                <w:lang w:val="es-BO" w:eastAsia="es-BO"/>
              </w:rPr>
              <w:t xml:space="preserve">.- </w:t>
            </w:r>
            <w:r w:rsidR="000E0758" w:rsidRPr="00285A16">
              <w:rPr>
                <w:rFonts w:ascii="Arial" w:eastAsia="Times New Roman" w:hAnsi="Arial" w:cs="Arial"/>
                <w:color w:val="000000"/>
                <w:sz w:val="20"/>
                <w:lang w:val="es-BO" w:eastAsia="es-BO"/>
              </w:rPr>
              <w:t xml:space="preserve">Registro de </w:t>
            </w:r>
            <w:r w:rsidR="00335B43">
              <w:rPr>
                <w:rFonts w:ascii="Arial" w:eastAsia="Times New Roman" w:hAnsi="Arial" w:cs="Arial"/>
                <w:color w:val="000000"/>
                <w:sz w:val="20"/>
                <w:lang w:val="es-BO" w:eastAsia="es-BO"/>
              </w:rPr>
              <w:t>Carrera</w:t>
            </w:r>
          </w:p>
        </w:tc>
      </w:tr>
      <w:tr w:rsidR="000E0758" w:rsidRPr="00F73B7F" w14:paraId="45BD40E6"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5DEC56AA" w14:textId="77777777" w:rsidR="000E0758" w:rsidRPr="00F73B7F" w:rsidRDefault="000E0758" w:rsidP="00BE6E49">
            <w:pPr>
              <w:spacing w:before="240" w:line="240" w:lineRule="auto"/>
              <w:jc w:val="both"/>
              <w:rPr>
                <w:rFonts w:ascii="Arial" w:eastAsia="Times New Roman" w:hAnsi="Arial" w:cs="Arial"/>
                <w:color w:val="000000"/>
                <w:szCs w:val="22"/>
                <w:lang w:val="es-BO" w:eastAsia="es-BO"/>
              </w:rPr>
            </w:pPr>
          </w:p>
        </w:tc>
        <w:tc>
          <w:tcPr>
            <w:tcW w:w="5661" w:type="dxa"/>
            <w:noWrap/>
            <w:hideMark/>
          </w:tcPr>
          <w:p w14:paraId="4EC59F62" w14:textId="7777777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285A16">
              <w:rPr>
                <w:rFonts w:ascii="Arial" w:eastAsia="Times New Roman" w:hAnsi="Arial" w:cs="Arial"/>
                <w:color w:val="000000"/>
                <w:sz w:val="20"/>
                <w:lang w:val="es-BO" w:eastAsia="es-BO"/>
              </w:rPr>
              <w:t>planificación</w:t>
            </w:r>
          </w:p>
        </w:tc>
        <w:tc>
          <w:tcPr>
            <w:tcW w:w="2303" w:type="dxa"/>
            <w:noWrap/>
            <w:hideMark/>
          </w:tcPr>
          <w:p w14:paraId="0E805476" w14:textId="7777777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285A16">
              <w:rPr>
                <w:rFonts w:ascii="Arial" w:eastAsia="Times New Roman" w:hAnsi="Arial" w:cs="Arial"/>
                <w:color w:val="000000"/>
                <w:sz w:val="20"/>
                <w:lang w:val="es-BO" w:eastAsia="es-BO"/>
              </w:rPr>
              <w:t xml:space="preserve">Análisis y diseño </w:t>
            </w:r>
          </w:p>
        </w:tc>
        <w:tc>
          <w:tcPr>
            <w:tcW w:w="1050" w:type="dxa"/>
            <w:noWrap/>
            <w:hideMark/>
          </w:tcPr>
          <w:p w14:paraId="6C34EEE2" w14:textId="7777777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E0758" w:rsidRPr="00F73B7F" w14:paraId="531A9872"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086F8782" w14:textId="77777777" w:rsidR="000E0758" w:rsidRPr="00F73B7F" w:rsidRDefault="000E0758" w:rsidP="00BE6E49">
            <w:pPr>
              <w:spacing w:before="240" w:line="240" w:lineRule="auto"/>
              <w:jc w:val="both"/>
              <w:rPr>
                <w:rFonts w:ascii="Arial" w:eastAsia="Times New Roman" w:hAnsi="Arial" w:cs="Arial"/>
                <w:color w:val="000000"/>
                <w:szCs w:val="22"/>
                <w:lang w:val="es-BO" w:eastAsia="es-BO"/>
              </w:rPr>
            </w:pPr>
          </w:p>
        </w:tc>
        <w:tc>
          <w:tcPr>
            <w:tcW w:w="5661" w:type="dxa"/>
            <w:noWrap/>
            <w:hideMark/>
          </w:tcPr>
          <w:p w14:paraId="39AE326F" w14:textId="77777777" w:rsidR="000E0758" w:rsidRPr="00F73B7F" w:rsidRDefault="000E0758"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285A16">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285A16">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6AD1AC9B" w14:textId="77777777" w:rsidR="000E0758" w:rsidRPr="00F73B7F" w:rsidRDefault="000E0758"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285A16">
              <w:rPr>
                <w:rFonts w:ascii="Arial" w:eastAsia="Times New Roman" w:hAnsi="Arial" w:cs="Arial"/>
                <w:color w:val="000000"/>
                <w:sz w:val="20"/>
                <w:lang w:val="es-BO" w:eastAsia="es-BO"/>
              </w:rPr>
              <w:t xml:space="preserve">Codificación </w:t>
            </w:r>
          </w:p>
        </w:tc>
        <w:tc>
          <w:tcPr>
            <w:tcW w:w="1050" w:type="dxa"/>
            <w:noWrap/>
            <w:hideMark/>
          </w:tcPr>
          <w:p w14:paraId="08D79FD0" w14:textId="77777777" w:rsidR="000E0758" w:rsidRPr="00F73B7F" w:rsidRDefault="000E0758"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E0758" w:rsidRPr="00F73B7F" w14:paraId="55ADDC3D"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3E573BDC" w14:textId="77777777" w:rsidR="000E0758" w:rsidRPr="00F73B7F" w:rsidRDefault="000E0758" w:rsidP="00BE6E49">
            <w:pPr>
              <w:spacing w:before="240" w:line="240" w:lineRule="auto"/>
              <w:jc w:val="both"/>
              <w:rPr>
                <w:rFonts w:ascii="Arial" w:eastAsia="Times New Roman" w:hAnsi="Arial" w:cs="Arial"/>
                <w:color w:val="000000"/>
                <w:szCs w:val="22"/>
                <w:lang w:val="es-BO" w:eastAsia="es-BO"/>
              </w:rPr>
            </w:pPr>
          </w:p>
        </w:tc>
        <w:tc>
          <w:tcPr>
            <w:tcW w:w="5661" w:type="dxa"/>
            <w:noWrap/>
            <w:hideMark/>
          </w:tcPr>
          <w:p w14:paraId="33A036B9" w14:textId="7777777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285A16">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24601BD8" w14:textId="7777777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285A16">
              <w:rPr>
                <w:rFonts w:ascii="Arial" w:eastAsia="Times New Roman" w:hAnsi="Arial" w:cs="Arial"/>
                <w:color w:val="000000"/>
                <w:sz w:val="20"/>
                <w:lang w:val="es-BO" w:eastAsia="es-BO"/>
              </w:rPr>
              <w:t>Análisis y diseño</w:t>
            </w:r>
          </w:p>
        </w:tc>
        <w:tc>
          <w:tcPr>
            <w:tcW w:w="1050" w:type="dxa"/>
            <w:noWrap/>
            <w:hideMark/>
          </w:tcPr>
          <w:p w14:paraId="1618EFA2" w14:textId="7777777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E0758" w:rsidRPr="00F73B7F" w14:paraId="7CA59E05"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09E6E775" w14:textId="77777777" w:rsidR="000E0758" w:rsidRPr="00F73B7F" w:rsidRDefault="000E0758" w:rsidP="00BE6E49">
            <w:pPr>
              <w:spacing w:before="240" w:line="240" w:lineRule="auto"/>
              <w:jc w:val="both"/>
              <w:rPr>
                <w:rFonts w:ascii="Arial" w:eastAsia="Times New Roman" w:hAnsi="Arial" w:cs="Arial"/>
                <w:color w:val="000000"/>
                <w:szCs w:val="22"/>
                <w:lang w:val="es-BO" w:eastAsia="es-BO"/>
              </w:rPr>
            </w:pPr>
          </w:p>
        </w:tc>
        <w:tc>
          <w:tcPr>
            <w:tcW w:w="5661" w:type="dxa"/>
            <w:noWrap/>
            <w:hideMark/>
          </w:tcPr>
          <w:p w14:paraId="7A4A1811" w14:textId="2E22630E" w:rsidR="000E0758" w:rsidRPr="00F73B7F" w:rsidRDefault="000E0758"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285A16">
              <w:rPr>
                <w:rFonts w:ascii="Arial" w:eastAsia="Times New Roman" w:hAnsi="Arial" w:cs="Arial"/>
                <w:color w:val="000000"/>
                <w:sz w:val="20"/>
                <w:lang w:val="es-BO" w:eastAsia="es-BO"/>
              </w:rPr>
              <w:t xml:space="preserve">Crear, actualizar y eliminar </w:t>
            </w:r>
            <w:r w:rsidR="007F7A2E" w:rsidRPr="00285A16">
              <w:rPr>
                <w:rFonts w:ascii="Arial" w:eastAsia="Times New Roman" w:hAnsi="Arial" w:cs="Arial"/>
                <w:color w:val="000000"/>
                <w:sz w:val="20"/>
                <w:lang w:val="es-BO" w:eastAsia="es-BO"/>
              </w:rPr>
              <w:t>Carrera</w:t>
            </w:r>
          </w:p>
        </w:tc>
        <w:tc>
          <w:tcPr>
            <w:tcW w:w="2303" w:type="dxa"/>
            <w:noWrap/>
            <w:hideMark/>
          </w:tcPr>
          <w:p w14:paraId="078A3698" w14:textId="77777777" w:rsidR="000E0758" w:rsidRPr="00F73B7F" w:rsidRDefault="000E0758"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285A16">
              <w:rPr>
                <w:rFonts w:ascii="Arial" w:eastAsia="Times New Roman" w:hAnsi="Arial" w:cs="Arial"/>
                <w:color w:val="000000"/>
                <w:sz w:val="20"/>
                <w:lang w:val="es-BO" w:eastAsia="es-BO"/>
              </w:rPr>
              <w:t>Codificación</w:t>
            </w:r>
          </w:p>
        </w:tc>
        <w:tc>
          <w:tcPr>
            <w:tcW w:w="1050" w:type="dxa"/>
            <w:noWrap/>
            <w:hideMark/>
          </w:tcPr>
          <w:p w14:paraId="5C5D26C8" w14:textId="77777777" w:rsidR="000E0758" w:rsidRPr="00F73B7F" w:rsidRDefault="000E0758"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E0758" w:rsidRPr="00F73B7F" w14:paraId="5647C8B4"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78AC1E13" w14:textId="77777777" w:rsidR="000E0758" w:rsidRPr="00F73B7F" w:rsidRDefault="000E0758" w:rsidP="00BE6E49">
            <w:pPr>
              <w:spacing w:before="240" w:line="240" w:lineRule="auto"/>
              <w:jc w:val="both"/>
              <w:rPr>
                <w:rFonts w:ascii="Arial" w:eastAsia="Times New Roman" w:hAnsi="Arial" w:cs="Arial"/>
                <w:color w:val="000000"/>
                <w:szCs w:val="22"/>
                <w:lang w:val="es-BO" w:eastAsia="es-BO"/>
              </w:rPr>
            </w:pPr>
          </w:p>
        </w:tc>
        <w:tc>
          <w:tcPr>
            <w:tcW w:w="5661" w:type="dxa"/>
            <w:noWrap/>
            <w:hideMark/>
          </w:tcPr>
          <w:p w14:paraId="7E0AAD45" w14:textId="0E949A9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285A16">
              <w:rPr>
                <w:rFonts w:ascii="Arial" w:eastAsia="Times New Roman" w:hAnsi="Arial" w:cs="Arial"/>
                <w:color w:val="000000"/>
                <w:sz w:val="20"/>
                <w:lang w:val="es-BO" w:eastAsia="es-BO"/>
              </w:rPr>
              <w:t xml:space="preserve">Listar </w:t>
            </w:r>
            <w:r w:rsidR="007F7A2E" w:rsidRPr="00285A16">
              <w:rPr>
                <w:rFonts w:ascii="Arial" w:eastAsia="Times New Roman" w:hAnsi="Arial" w:cs="Arial"/>
                <w:color w:val="000000"/>
                <w:sz w:val="20"/>
                <w:lang w:val="es-BO" w:eastAsia="es-BO"/>
              </w:rPr>
              <w:t>Carrera</w:t>
            </w:r>
          </w:p>
        </w:tc>
        <w:tc>
          <w:tcPr>
            <w:tcW w:w="2303" w:type="dxa"/>
            <w:noWrap/>
            <w:hideMark/>
          </w:tcPr>
          <w:p w14:paraId="7AA61F55" w14:textId="7777777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285A16">
              <w:rPr>
                <w:rFonts w:ascii="Arial" w:eastAsia="Times New Roman" w:hAnsi="Arial" w:cs="Arial"/>
                <w:color w:val="000000"/>
                <w:sz w:val="20"/>
                <w:lang w:val="es-BO" w:eastAsia="es-BO"/>
              </w:rPr>
              <w:t>Codificación</w:t>
            </w:r>
          </w:p>
        </w:tc>
        <w:tc>
          <w:tcPr>
            <w:tcW w:w="1050" w:type="dxa"/>
            <w:noWrap/>
            <w:hideMark/>
          </w:tcPr>
          <w:p w14:paraId="520CF60A" w14:textId="77777777" w:rsidR="000E0758" w:rsidRPr="00F73B7F" w:rsidRDefault="000E0758"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bl>
    <w:p w14:paraId="1AEB90E3" w14:textId="77777777" w:rsidR="000E0758" w:rsidRPr="007F7A2E" w:rsidRDefault="000E0758"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18934390" w14:textId="5279CBDA" w:rsidR="007F7A2E" w:rsidRPr="007F7A2E" w:rsidRDefault="007F7A2E" w:rsidP="00BE6E49">
      <w:pPr>
        <w:spacing w:before="240"/>
        <w:jc w:val="both"/>
        <w:rPr>
          <w:rFonts w:ascii="Arial" w:hAnsi="Arial" w:cs="Arial"/>
          <w:b/>
          <w:bCs/>
          <w:szCs w:val="22"/>
          <w:lang w:val="es-BO"/>
        </w:rPr>
      </w:pPr>
      <w:r w:rsidRPr="007F7A2E">
        <w:rPr>
          <w:rFonts w:ascii="Arial" w:hAnsi="Arial" w:cs="Arial"/>
          <w:b/>
          <w:bCs/>
          <w:szCs w:val="22"/>
          <w:lang w:val="es-BO"/>
        </w:rPr>
        <w:t>Tabla Nro.2</w:t>
      </w:r>
      <w:r w:rsidR="00C93B8B">
        <w:rPr>
          <w:rFonts w:ascii="Arial" w:hAnsi="Arial" w:cs="Arial"/>
          <w:b/>
          <w:bCs/>
          <w:szCs w:val="22"/>
          <w:lang w:val="es-BO"/>
        </w:rPr>
        <w:t>3</w:t>
      </w:r>
      <w:r w:rsidRPr="007F7A2E">
        <w:rPr>
          <w:rFonts w:ascii="Arial" w:hAnsi="Arial" w:cs="Arial"/>
          <w:b/>
          <w:bCs/>
          <w:szCs w:val="22"/>
          <w:lang w:val="es-BO"/>
        </w:rPr>
        <w:t xml:space="preserve"> </w:t>
      </w:r>
      <w:r w:rsidRPr="007F7A2E">
        <w:rPr>
          <w:rFonts w:ascii="Arial" w:hAnsi="Arial" w:cs="Arial"/>
          <w:szCs w:val="22"/>
          <w:lang w:val="es-BO"/>
        </w:rPr>
        <w:t>Sprint 1 Backlog – tipo de Convocatoria</w:t>
      </w:r>
    </w:p>
    <w:tbl>
      <w:tblPr>
        <w:tblStyle w:val="Tablaconcuadrcula4-nfasis5"/>
        <w:tblW w:w="9947" w:type="dxa"/>
        <w:tblLook w:val="04A0" w:firstRow="1" w:lastRow="0" w:firstColumn="1" w:lastColumn="0" w:noHBand="0" w:noVBand="1"/>
      </w:tblPr>
      <w:tblGrid>
        <w:gridCol w:w="995"/>
        <w:gridCol w:w="5661"/>
        <w:gridCol w:w="2303"/>
        <w:gridCol w:w="1105"/>
      </w:tblGrid>
      <w:tr w:rsidR="007F7A2E" w:rsidRPr="00F73B7F" w14:paraId="10B7E09B" w14:textId="77777777" w:rsidTr="00AE0C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47" w:type="dxa"/>
            <w:gridSpan w:val="4"/>
            <w:noWrap/>
            <w:hideMark/>
          </w:tcPr>
          <w:p w14:paraId="6493AF45" w14:textId="77777777" w:rsidR="007F7A2E" w:rsidRPr="00F73B7F" w:rsidRDefault="007F7A2E"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7F7A2E" w:rsidRPr="00F73B7F" w14:paraId="2C08CBF5"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79305B6B" w14:textId="77777777" w:rsidR="007F7A2E" w:rsidRPr="00F73B7F" w:rsidRDefault="007F7A2E"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4F301227"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02354CCC" w14:textId="5C93E264"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050" w:type="dxa"/>
            <w:noWrap/>
            <w:hideMark/>
          </w:tcPr>
          <w:p w14:paraId="51CFCD6E"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7F7A2E" w:rsidRPr="0093149C" w14:paraId="5A5E0548"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47" w:type="dxa"/>
            <w:gridSpan w:val="4"/>
            <w:shd w:val="clear" w:color="auto" w:fill="4472C4" w:themeFill="accent5"/>
            <w:noWrap/>
            <w:hideMark/>
          </w:tcPr>
          <w:p w14:paraId="68853C0F" w14:textId="7DFC792A" w:rsidR="007F7A2E" w:rsidRPr="00F73B7F" w:rsidRDefault="00C93B8B" w:rsidP="00BE6E49">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6.</w:t>
            </w:r>
            <w:r w:rsidR="007F7A2E" w:rsidRPr="00F73B7F">
              <w:rPr>
                <w:rFonts w:ascii="Arial" w:eastAsia="Times New Roman" w:hAnsi="Arial" w:cs="Arial"/>
                <w:color w:val="000000"/>
                <w:sz w:val="20"/>
                <w:lang w:val="es-BO" w:eastAsia="es-BO"/>
              </w:rPr>
              <w:t xml:space="preserve">- </w:t>
            </w:r>
            <w:r w:rsidR="007F7A2E" w:rsidRPr="006806CC">
              <w:rPr>
                <w:rFonts w:ascii="Arial" w:eastAsia="Times New Roman" w:hAnsi="Arial" w:cs="Arial"/>
                <w:color w:val="000000"/>
                <w:sz w:val="20"/>
                <w:lang w:val="es-BO" w:eastAsia="es-BO"/>
              </w:rPr>
              <w:t xml:space="preserve">Registro de </w:t>
            </w:r>
            <w:r w:rsidR="00335B43">
              <w:rPr>
                <w:rFonts w:ascii="Arial" w:eastAsia="Times New Roman" w:hAnsi="Arial" w:cs="Arial"/>
                <w:color w:val="000000"/>
                <w:sz w:val="20"/>
                <w:lang w:val="es-BO" w:eastAsia="es-BO"/>
              </w:rPr>
              <w:t>tipo de Convocatoria</w:t>
            </w:r>
          </w:p>
        </w:tc>
      </w:tr>
      <w:tr w:rsidR="00093EEB" w:rsidRPr="00F73B7F" w14:paraId="5F892B90"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63FD8255" w14:textId="77777777" w:rsidR="007F7A2E" w:rsidRPr="00F73B7F" w:rsidRDefault="007F7A2E"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0F7DD54B"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696C4CA0"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050" w:type="dxa"/>
            <w:noWrap/>
            <w:hideMark/>
          </w:tcPr>
          <w:p w14:paraId="7AC480AB"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7F7A2E" w:rsidRPr="00F73B7F" w14:paraId="0104C10E"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2C590E80" w14:textId="77777777" w:rsidR="007F7A2E" w:rsidRPr="00F73B7F" w:rsidRDefault="007F7A2E"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6F8E2082" w14:textId="77777777" w:rsidR="007F7A2E" w:rsidRPr="00F73B7F" w:rsidRDefault="007F7A2E"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3A821D87" w14:textId="77777777" w:rsidR="007F7A2E" w:rsidRPr="00F73B7F" w:rsidRDefault="007F7A2E"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050" w:type="dxa"/>
            <w:noWrap/>
            <w:hideMark/>
          </w:tcPr>
          <w:p w14:paraId="2CB39917" w14:textId="77777777" w:rsidR="007F7A2E" w:rsidRPr="00F73B7F" w:rsidRDefault="007F7A2E"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93EEB" w:rsidRPr="00F73B7F" w14:paraId="721BD773"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2E6EE451" w14:textId="77777777" w:rsidR="007F7A2E" w:rsidRPr="00F73B7F" w:rsidRDefault="007F7A2E"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6F39D409"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18885618"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050" w:type="dxa"/>
            <w:noWrap/>
            <w:hideMark/>
          </w:tcPr>
          <w:p w14:paraId="415B997B"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7F7A2E" w:rsidRPr="00F73B7F" w14:paraId="29DBA258"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312559D4" w14:textId="77777777" w:rsidR="007F7A2E" w:rsidRPr="00F73B7F" w:rsidRDefault="007F7A2E"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00F3E805" w14:textId="77777777" w:rsidR="007F7A2E" w:rsidRPr="00F73B7F" w:rsidRDefault="007F7A2E"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Crear, actualizar y eliminar Carrera</w:t>
            </w:r>
          </w:p>
        </w:tc>
        <w:tc>
          <w:tcPr>
            <w:tcW w:w="2303" w:type="dxa"/>
            <w:noWrap/>
            <w:hideMark/>
          </w:tcPr>
          <w:p w14:paraId="2818BEAA" w14:textId="77777777" w:rsidR="007F7A2E" w:rsidRPr="00F73B7F" w:rsidRDefault="007F7A2E"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050" w:type="dxa"/>
            <w:noWrap/>
            <w:hideMark/>
          </w:tcPr>
          <w:p w14:paraId="58575819" w14:textId="77777777" w:rsidR="007F7A2E" w:rsidRPr="00F73B7F" w:rsidRDefault="007F7A2E"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93EEB" w:rsidRPr="00F73B7F" w14:paraId="0605C78E"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69EFD14C" w14:textId="77777777" w:rsidR="007F7A2E" w:rsidRPr="00F73B7F" w:rsidRDefault="007F7A2E"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303D4DD1"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Listar Carrera</w:t>
            </w:r>
          </w:p>
        </w:tc>
        <w:tc>
          <w:tcPr>
            <w:tcW w:w="2303" w:type="dxa"/>
            <w:noWrap/>
            <w:hideMark/>
          </w:tcPr>
          <w:p w14:paraId="3ADF1268"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050" w:type="dxa"/>
            <w:noWrap/>
            <w:hideMark/>
          </w:tcPr>
          <w:p w14:paraId="1AD20490" w14:textId="77777777" w:rsidR="007F7A2E" w:rsidRPr="00F73B7F" w:rsidRDefault="007F7A2E"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bl>
    <w:p w14:paraId="26C551C1" w14:textId="77777777" w:rsidR="007F7A2E" w:rsidRPr="007F7A2E" w:rsidRDefault="007F7A2E"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088ECB78" w14:textId="63A2454B" w:rsidR="00335B43" w:rsidRPr="00C93B8B" w:rsidRDefault="00335B43" w:rsidP="00BE6E49">
      <w:pPr>
        <w:spacing w:before="240"/>
        <w:jc w:val="both"/>
        <w:rPr>
          <w:rFonts w:ascii="Arial" w:hAnsi="Arial" w:cs="Arial"/>
          <w:b/>
          <w:bCs/>
          <w:szCs w:val="22"/>
        </w:rPr>
      </w:pPr>
      <w:r w:rsidRPr="00C93B8B">
        <w:rPr>
          <w:rFonts w:ascii="Arial" w:hAnsi="Arial" w:cs="Arial"/>
          <w:b/>
          <w:bCs/>
          <w:szCs w:val="22"/>
        </w:rPr>
        <w:t>Tabla Nro.</w:t>
      </w:r>
      <w:r w:rsidR="00690873" w:rsidRPr="00C93B8B">
        <w:rPr>
          <w:rFonts w:ascii="Arial" w:hAnsi="Arial" w:cs="Arial"/>
          <w:b/>
          <w:bCs/>
          <w:szCs w:val="22"/>
        </w:rPr>
        <w:t>2</w:t>
      </w:r>
      <w:r w:rsidR="00C93B8B" w:rsidRPr="00C93B8B">
        <w:rPr>
          <w:rFonts w:ascii="Arial" w:hAnsi="Arial" w:cs="Arial"/>
          <w:b/>
          <w:bCs/>
          <w:szCs w:val="22"/>
        </w:rPr>
        <w:t>4</w:t>
      </w:r>
      <w:r w:rsidRPr="00C93B8B">
        <w:rPr>
          <w:rFonts w:ascii="Arial" w:hAnsi="Arial" w:cs="Arial"/>
          <w:b/>
          <w:bCs/>
          <w:szCs w:val="22"/>
        </w:rPr>
        <w:t xml:space="preserve"> </w:t>
      </w:r>
      <w:r w:rsidRPr="00C93B8B">
        <w:rPr>
          <w:rFonts w:ascii="Arial" w:hAnsi="Arial" w:cs="Arial"/>
          <w:szCs w:val="22"/>
        </w:rPr>
        <w:t xml:space="preserve">Sprint </w:t>
      </w:r>
      <w:r w:rsidR="00203B42" w:rsidRPr="00C93B8B">
        <w:rPr>
          <w:rFonts w:ascii="Arial" w:hAnsi="Arial" w:cs="Arial"/>
          <w:szCs w:val="22"/>
        </w:rPr>
        <w:t>2</w:t>
      </w:r>
      <w:r w:rsidRPr="00C93B8B">
        <w:rPr>
          <w:rFonts w:ascii="Arial" w:hAnsi="Arial" w:cs="Arial"/>
          <w:szCs w:val="22"/>
        </w:rPr>
        <w:t xml:space="preserve"> Backlog – </w:t>
      </w:r>
      <w:r w:rsidR="00806C41" w:rsidRPr="00C93B8B">
        <w:rPr>
          <w:rFonts w:ascii="Arial" w:hAnsi="Arial" w:cs="Arial"/>
          <w:szCs w:val="22"/>
        </w:rPr>
        <w:t>Materias</w:t>
      </w:r>
    </w:p>
    <w:tbl>
      <w:tblPr>
        <w:tblStyle w:val="Tablaconcuadrcula4-nfasis5"/>
        <w:tblW w:w="9947" w:type="dxa"/>
        <w:tblLook w:val="04A0" w:firstRow="1" w:lastRow="0" w:firstColumn="1" w:lastColumn="0" w:noHBand="0" w:noVBand="1"/>
      </w:tblPr>
      <w:tblGrid>
        <w:gridCol w:w="995"/>
        <w:gridCol w:w="5661"/>
        <w:gridCol w:w="2303"/>
        <w:gridCol w:w="1105"/>
      </w:tblGrid>
      <w:tr w:rsidR="00335B43" w:rsidRPr="00F73B7F" w14:paraId="1CA9F486" w14:textId="77777777" w:rsidTr="00AE0C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47" w:type="dxa"/>
            <w:gridSpan w:val="4"/>
            <w:noWrap/>
            <w:hideMark/>
          </w:tcPr>
          <w:p w14:paraId="6920715D" w14:textId="77777777" w:rsidR="00335B43" w:rsidRPr="00F73B7F" w:rsidRDefault="00335B43"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335B43" w:rsidRPr="00F73B7F" w14:paraId="78576ECC"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3F167632" w14:textId="77777777" w:rsidR="00335B43" w:rsidRPr="00F73B7F" w:rsidRDefault="00335B43"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5BC13ADF"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1EFC6DA2"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050" w:type="dxa"/>
            <w:noWrap/>
            <w:hideMark/>
          </w:tcPr>
          <w:p w14:paraId="5506938D"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335B43" w:rsidRPr="00F73B7F" w14:paraId="0A88ACDA"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47" w:type="dxa"/>
            <w:gridSpan w:val="4"/>
            <w:shd w:val="clear" w:color="auto" w:fill="4472C4" w:themeFill="accent5"/>
            <w:noWrap/>
            <w:hideMark/>
          </w:tcPr>
          <w:p w14:paraId="4D427B80" w14:textId="0DCC4988" w:rsidR="00335B43" w:rsidRPr="00F73B7F" w:rsidRDefault="00C93B8B" w:rsidP="00BE6E49">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7</w:t>
            </w:r>
            <w:r w:rsidR="00335B43" w:rsidRPr="00F73B7F">
              <w:rPr>
                <w:rFonts w:ascii="Arial" w:eastAsia="Times New Roman" w:hAnsi="Arial" w:cs="Arial"/>
                <w:color w:val="000000"/>
                <w:sz w:val="20"/>
                <w:lang w:val="es-BO" w:eastAsia="es-BO"/>
              </w:rPr>
              <w:t xml:space="preserve">.- </w:t>
            </w:r>
            <w:r w:rsidR="00335B43" w:rsidRPr="006806CC">
              <w:rPr>
                <w:rFonts w:ascii="Arial" w:eastAsia="Times New Roman" w:hAnsi="Arial" w:cs="Arial"/>
                <w:color w:val="000000"/>
                <w:sz w:val="20"/>
                <w:lang w:val="es-BO" w:eastAsia="es-BO"/>
              </w:rPr>
              <w:t xml:space="preserve">Registro </w:t>
            </w:r>
            <w:r w:rsidR="00806C41">
              <w:rPr>
                <w:rFonts w:ascii="Arial" w:eastAsia="Times New Roman" w:hAnsi="Arial" w:cs="Arial"/>
                <w:color w:val="000000"/>
                <w:sz w:val="20"/>
                <w:lang w:val="es-BO" w:eastAsia="es-BO"/>
              </w:rPr>
              <w:t>Materias</w:t>
            </w:r>
          </w:p>
        </w:tc>
      </w:tr>
      <w:tr w:rsidR="00093EEB" w:rsidRPr="00F73B7F" w14:paraId="20C6FDA6"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385BE862" w14:textId="77777777" w:rsidR="00335B43" w:rsidRPr="00F73B7F" w:rsidRDefault="00335B43"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38EED27E"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3D0DEBEA"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050" w:type="dxa"/>
            <w:noWrap/>
            <w:hideMark/>
          </w:tcPr>
          <w:p w14:paraId="5A203611"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335B43" w:rsidRPr="00F73B7F" w14:paraId="11544589"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0CFD8A1F" w14:textId="77777777" w:rsidR="00335B43" w:rsidRPr="00F73B7F" w:rsidRDefault="00335B43"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75A87F4E" w14:textId="77777777" w:rsidR="00335B43" w:rsidRPr="00F73B7F" w:rsidRDefault="00335B4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5C28CE71" w14:textId="77777777" w:rsidR="00335B43" w:rsidRPr="00F73B7F" w:rsidRDefault="00335B4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050" w:type="dxa"/>
            <w:noWrap/>
            <w:hideMark/>
          </w:tcPr>
          <w:p w14:paraId="2484AFAD" w14:textId="77777777" w:rsidR="00335B43" w:rsidRPr="00F73B7F" w:rsidRDefault="00335B4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93EEB" w:rsidRPr="00F73B7F" w14:paraId="6C7BEF1B"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68FC4965" w14:textId="77777777" w:rsidR="00335B43" w:rsidRPr="00F73B7F" w:rsidRDefault="00335B43"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3198A379"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47C4357E"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050" w:type="dxa"/>
            <w:noWrap/>
            <w:hideMark/>
          </w:tcPr>
          <w:p w14:paraId="4D450920"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335B43" w:rsidRPr="00F73B7F" w14:paraId="68EF5D1C"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6990E0E2" w14:textId="77777777" w:rsidR="00335B43" w:rsidRPr="00F73B7F" w:rsidRDefault="00335B43"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76102487" w14:textId="7C893269" w:rsidR="00335B43" w:rsidRPr="00F73B7F" w:rsidRDefault="00335B4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Crear, actualizar y eliminar </w:t>
            </w:r>
            <w:r w:rsidR="00806C41">
              <w:rPr>
                <w:rFonts w:ascii="Arial" w:eastAsia="Times New Roman" w:hAnsi="Arial" w:cs="Arial"/>
                <w:color w:val="000000"/>
                <w:sz w:val="20"/>
                <w:lang w:val="es-BO" w:eastAsia="es-BO"/>
              </w:rPr>
              <w:t>materia</w:t>
            </w:r>
          </w:p>
        </w:tc>
        <w:tc>
          <w:tcPr>
            <w:tcW w:w="2303" w:type="dxa"/>
            <w:noWrap/>
            <w:hideMark/>
          </w:tcPr>
          <w:p w14:paraId="6456347E" w14:textId="77777777" w:rsidR="00335B43" w:rsidRPr="00F73B7F" w:rsidRDefault="00335B4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050" w:type="dxa"/>
            <w:noWrap/>
            <w:hideMark/>
          </w:tcPr>
          <w:p w14:paraId="5A28C3E0" w14:textId="77777777" w:rsidR="00335B43" w:rsidRPr="00F73B7F" w:rsidRDefault="00335B43"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93EEB" w:rsidRPr="00F73B7F" w14:paraId="37495935"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41D3FB39" w14:textId="77777777" w:rsidR="00335B43" w:rsidRPr="00F73B7F" w:rsidRDefault="00335B43"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7C59A3CD" w14:textId="510B93DD"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Listar </w:t>
            </w:r>
            <w:r w:rsidR="00806C41">
              <w:rPr>
                <w:rFonts w:ascii="Arial" w:eastAsia="Times New Roman" w:hAnsi="Arial" w:cs="Arial"/>
                <w:color w:val="000000"/>
                <w:sz w:val="20"/>
                <w:lang w:val="es-BO" w:eastAsia="es-BO"/>
              </w:rPr>
              <w:t>Materias</w:t>
            </w:r>
          </w:p>
        </w:tc>
        <w:tc>
          <w:tcPr>
            <w:tcW w:w="2303" w:type="dxa"/>
            <w:noWrap/>
            <w:hideMark/>
          </w:tcPr>
          <w:p w14:paraId="15EDF778"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050" w:type="dxa"/>
            <w:noWrap/>
            <w:hideMark/>
          </w:tcPr>
          <w:p w14:paraId="653B8425" w14:textId="77777777" w:rsidR="00335B43" w:rsidRPr="00F73B7F" w:rsidRDefault="00335B43"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bl>
    <w:p w14:paraId="13F010F6" w14:textId="77777777" w:rsidR="00335B43" w:rsidRPr="007F7A2E" w:rsidRDefault="00335B43"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41F69EF0" w14:textId="7DABE250" w:rsidR="002C09A9" w:rsidRPr="00806C41" w:rsidRDefault="002C09A9" w:rsidP="00BE6E49">
      <w:pPr>
        <w:spacing w:before="240"/>
        <w:jc w:val="both"/>
        <w:rPr>
          <w:rFonts w:ascii="Arial" w:hAnsi="Arial" w:cs="Arial"/>
          <w:b/>
          <w:bCs/>
          <w:szCs w:val="22"/>
        </w:rPr>
      </w:pPr>
      <w:r w:rsidRPr="00806C41">
        <w:rPr>
          <w:rFonts w:ascii="Arial" w:hAnsi="Arial" w:cs="Arial"/>
          <w:b/>
          <w:bCs/>
          <w:szCs w:val="22"/>
        </w:rPr>
        <w:t>Tabla Nro.2</w:t>
      </w:r>
      <w:r w:rsidR="00C93B8B">
        <w:rPr>
          <w:rFonts w:ascii="Arial" w:hAnsi="Arial" w:cs="Arial"/>
          <w:b/>
          <w:bCs/>
          <w:szCs w:val="22"/>
        </w:rPr>
        <w:t>5</w:t>
      </w:r>
      <w:r w:rsidRPr="00806C41">
        <w:rPr>
          <w:rFonts w:ascii="Arial" w:hAnsi="Arial" w:cs="Arial"/>
          <w:b/>
          <w:bCs/>
          <w:szCs w:val="22"/>
        </w:rPr>
        <w:t xml:space="preserve"> </w:t>
      </w:r>
      <w:r w:rsidRPr="00806C41">
        <w:rPr>
          <w:rFonts w:ascii="Arial" w:hAnsi="Arial" w:cs="Arial"/>
          <w:szCs w:val="22"/>
        </w:rPr>
        <w:t xml:space="preserve">Sprint </w:t>
      </w:r>
      <w:r w:rsidR="00203B42">
        <w:rPr>
          <w:rFonts w:ascii="Arial" w:hAnsi="Arial" w:cs="Arial"/>
          <w:szCs w:val="22"/>
        </w:rPr>
        <w:t>2</w:t>
      </w:r>
      <w:r w:rsidRPr="00806C41">
        <w:rPr>
          <w:rFonts w:ascii="Arial" w:hAnsi="Arial" w:cs="Arial"/>
          <w:szCs w:val="22"/>
        </w:rPr>
        <w:t xml:space="preserve"> Backlog – </w:t>
      </w:r>
      <w:r>
        <w:rPr>
          <w:rFonts w:ascii="Arial" w:hAnsi="Arial" w:cs="Arial"/>
          <w:szCs w:val="22"/>
        </w:rPr>
        <w:t>Convocatorias</w:t>
      </w:r>
    </w:p>
    <w:tbl>
      <w:tblPr>
        <w:tblStyle w:val="Tablaconcuadrcula4-nfasis5"/>
        <w:tblW w:w="9947" w:type="dxa"/>
        <w:tblLook w:val="04A0" w:firstRow="1" w:lastRow="0" w:firstColumn="1" w:lastColumn="0" w:noHBand="0" w:noVBand="1"/>
      </w:tblPr>
      <w:tblGrid>
        <w:gridCol w:w="995"/>
        <w:gridCol w:w="5661"/>
        <w:gridCol w:w="2303"/>
        <w:gridCol w:w="1105"/>
      </w:tblGrid>
      <w:tr w:rsidR="002C09A9" w:rsidRPr="00F73B7F" w14:paraId="7754B907" w14:textId="77777777" w:rsidTr="00AE0C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47" w:type="dxa"/>
            <w:gridSpan w:val="4"/>
            <w:noWrap/>
            <w:hideMark/>
          </w:tcPr>
          <w:p w14:paraId="2D3C2498" w14:textId="77777777" w:rsidR="002C09A9" w:rsidRPr="00F73B7F" w:rsidRDefault="002C09A9"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2C09A9" w:rsidRPr="00F73B7F" w14:paraId="6B68C235"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084B2B45" w14:textId="77777777" w:rsidR="002C09A9" w:rsidRPr="00F73B7F" w:rsidRDefault="002C09A9"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46C7B4EE"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7674F782"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050" w:type="dxa"/>
            <w:noWrap/>
            <w:hideMark/>
          </w:tcPr>
          <w:p w14:paraId="00482965"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2C09A9" w:rsidRPr="00F73B7F" w14:paraId="772E30BE"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47" w:type="dxa"/>
            <w:gridSpan w:val="4"/>
            <w:shd w:val="clear" w:color="auto" w:fill="4472C4" w:themeFill="accent5"/>
            <w:noWrap/>
            <w:hideMark/>
          </w:tcPr>
          <w:p w14:paraId="2CEF6624" w14:textId="583CA0D0" w:rsidR="002C09A9" w:rsidRPr="00F73B7F" w:rsidRDefault="00C93B8B" w:rsidP="00BE6E49">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8</w:t>
            </w:r>
            <w:r w:rsidR="002C09A9" w:rsidRPr="00F73B7F">
              <w:rPr>
                <w:rFonts w:ascii="Arial" w:eastAsia="Times New Roman" w:hAnsi="Arial" w:cs="Arial"/>
                <w:color w:val="000000"/>
                <w:sz w:val="20"/>
                <w:lang w:val="es-BO" w:eastAsia="es-BO"/>
              </w:rPr>
              <w:t xml:space="preserve">- </w:t>
            </w:r>
            <w:r w:rsidR="002C09A9" w:rsidRPr="006806CC">
              <w:rPr>
                <w:rFonts w:ascii="Arial" w:eastAsia="Times New Roman" w:hAnsi="Arial" w:cs="Arial"/>
                <w:color w:val="000000"/>
                <w:sz w:val="20"/>
                <w:lang w:val="es-BO" w:eastAsia="es-BO"/>
              </w:rPr>
              <w:t xml:space="preserve">Registro </w:t>
            </w:r>
            <w:r w:rsidR="002C09A9">
              <w:rPr>
                <w:rFonts w:ascii="Arial" w:eastAsia="Times New Roman" w:hAnsi="Arial" w:cs="Arial"/>
                <w:color w:val="000000"/>
                <w:sz w:val="20"/>
                <w:lang w:val="es-BO" w:eastAsia="es-BO"/>
              </w:rPr>
              <w:t>Convocatorias</w:t>
            </w:r>
          </w:p>
        </w:tc>
      </w:tr>
      <w:tr w:rsidR="00093EEB" w:rsidRPr="00F73B7F" w14:paraId="56D61A25"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4210D5AB" w14:textId="77777777" w:rsidR="002C09A9" w:rsidRPr="00F73B7F" w:rsidRDefault="002C09A9"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1AE1E9A6"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67CD47B0"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050" w:type="dxa"/>
            <w:noWrap/>
            <w:hideMark/>
          </w:tcPr>
          <w:p w14:paraId="49442898"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C09A9" w:rsidRPr="00F73B7F" w14:paraId="5407CD4A"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6EB5EFDB" w14:textId="77777777" w:rsidR="002C09A9" w:rsidRPr="00F73B7F" w:rsidRDefault="002C09A9"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54BF8C69" w14:textId="77777777" w:rsidR="002C09A9" w:rsidRPr="00F73B7F" w:rsidRDefault="002C09A9"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537A68B1" w14:textId="77777777" w:rsidR="002C09A9" w:rsidRPr="00F73B7F" w:rsidRDefault="002C09A9"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050" w:type="dxa"/>
            <w:noWrap/>
            <w:hideMark/>
          </w:tcPr>
          <w:p w14:paraId="1A0F3242" w14:textId="77777777" w:rsidR="002C09A9" w:rsidRPr="00F73B7F" w:rsidRDefault="002C09A9"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93EEB" w:rsidRPr="00F73B7F" w14:paraId="7A9088AF"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4A5B7C61" w14:textId="77777777" w:rsidR="002C09A9" w:rsidRPr="00F73B7F" w:rsidRDefault="002C09A9"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32BF6FAE"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752C22E6"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050" w:type="dxa"/>
            <w:noWrap/>
            <w:hideMark/>
          </w:tcPr>
          <w:p w14:paraId="3943D6B4"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C09A9" w:rsidRPr="00F73B7F" w14:paraId="7369F14A"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15D8A4DA" w14:textId="77777777" w:rsidR="002C09A9" w:rsidRPr="00F73B7F" w:rsidRDefault="002C09A9"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3338FBAA" w14:textId="078B4BAF" w:rsidR="002C09A9" w:rsidRPr="00F73B7F" w:rsidRDefault="002C09A9"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Crear, actualizar y eliminar </w:t>
            </w:r>
            <w:r w:rsidR="00734E86">
              <w:rPr>
                <w:rFonts w:ascii="Arial" w:eastAsia="Times New Roman" w:hAnsi="Arial" w:cs="Arial"/>
                <w:color w:val="000000"/>
                <w:sz w:val="20"/>
                <w:lang w:val="es-BO" w:eastAsia="es-BO"/>
              </w:rPr>
              <w:t>Convocatoria</w:t>
            </w:r>
          </w:p>
        </w:tc>
        <w:tc>
          <w:tcPr>
            <w:tcW w:w="2303" w:type="dxa"/>
            <w:noWrap/>
            <w:hideMark/>
          </w:tcPr>
          <w:p w14:paraId="2C1B72A3" w14:textId="77777777" w:rsidR="002C09A9" w:rsidRPr="00F73B7F" w:rsidRDefault="002C09A9"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050" w:type="dxa"/>
            <w:noWrap/>
            <w:hideMark/>
          </w:tcPr>
          <w:p w14:paraId="3409B4CD" w14:textId="77777777" w:rsidR="002C09A9" w:rsidRPr="00F73B7F" w:rsidRDefault="002C09A9"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93EEB" w:rsidRPr="00F73B7F" w14:paraId="52408A8A"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3" w:type="dxa"/>
            <w:noWrap/>
            <w:hideMark/>
          </w:tcPr>
          <w:p w14:paraId="425A9566" w14:textId="77777777" w:rsidR="002C09A9" w:rsidRPr="00F73B7F" w:rsidRDefault="002C09A9"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28224B17" w14:textId="4E00230E"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Listar </w:t>
            </w:r>
            <w:r w:rsidR="00734E86">
              <w:rPr>
                <w:rFonts w:ascii="Arial" w:eastAsia="Times New Roman" w:hAnsi="Arial" w:cs="Arial"/>
                <w:color w:val="000000"/>
                <w:sz w:val="20"/>
                <w:lang w:val="es-BO" w:eastAsia="es-BO"/>
              </w:rPr>
              <w:t>Convocatorias</w:t>
            </w:r>
          </w:p>
        </w:tc>
        <w:tc>
          <w:tcPr>
            <w:tcW w:w="2303" w:type="dxa"/>
            <w:noWrap/>
            <w:hideMark/>
          </w:tcPr>
          <w:p w14:paraId="46A76D73"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050" w:type="dxa"/>
            <w:noWrap/>
            <w:hideMark/>
          </w:tcPr>
          <w:p w14:paraId="201EA22E" w14:textId="77777777" w:rsidR="002C09A9" w:rsidRPr="00F73B7F" w:rsidRDefault="002C09A9"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093EEB" w:rsidRPr="00F73B7F" w14:paraId="0D7D0A06"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33" w:type="dxa"/>
            <w:noWrap/>
          </w:tcPr>
          <w:p w14:paraId="43234D32" w14:textId="77777777" w:rsidR="00093EEB" w:rsidRPr="00F73B7F" w:rsidRDefault="00093EEB" w:rsidP="00BE6E49">
            <w:pPr>
              <w:spacing w:before="240" w:line="240" w:lineRule="auto"/>
              <w:jc w:val="both"/>
              <w:rPr>
                <w:rFonts w:ascii="Arial" w:eastAsia="Times New Roman" w:hAnsi="Arial" w:cs="Arial"/>
                <w:color w:val="000000"/>
                <w:sz w:val="20"/>
                <w:lang w:val="es-BO" w:eastAsia="es-BO"/>
              </w:rPr>
            </w:pPr>
          </w:p>
        </w:tc>
        <w:tc>
          <w:tcPr>
            <w:tcW w:w="5661" w:type="dxa"/>
            <w:noWrap/>
          </w:tcPr>
          <w:p w14:paraId="3C554B9C" w14:textId="36577BE5" w:rsidR="00093EEB" w:rsidRPr="006806CC" w:rsidRDefault="00093EE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 xml:space="preserve">Creación del documento </w:t>
            </w:r>
          </w:p>
        </w:tc>
        <w:tc>
          <w:tcPr>
            <w:tcW w:w="2303" w:type="dxa"/>
            <w:noWrap/>
          </w:tcPr>
          <w:p w14:paraId="2F426E59" w14:textId="7E22F854" w:rsidR="00093EEB" w:rsidRPr="006806CC" w:rsidRDefault="00093EE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050" w:type="dxa"/>
            <w:noWrap/>
          </w:tcPr>
          <w:p w14:paraId="22901B89" w14:textId="567BF3EC" w:rsidR="00093EEB" w:rsidRPr="00F73B7F" w:rsidRDefault="00093EEB"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bl>
    <w:p w14:paraId="110FA315" w14:textId="77777777" w:rsidR="002C09A9" w:rsidRPr="007F7A2E" w:rsidRDefault="002C09A9"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237599F8" w14:textId="28FAF5CB" w:rsidR="00203B42" w:rsidRPr="00806C41" w:rsidRDefault="00203B42" w:rsidP="00BE6E49">
      <w:pPr>
        <w:spacing w:before="240"/>
        <w:jc w:val="both"/>
        <w:rPr>
          <w:rFonts w:ascii="Arial" w:hAnsi="Arial" w:cs="Arial"/>
          <w:b/>
          <w:bCs/>
          <w:szCs w:val="22"/>
        </w:rPr>
      </w:pPr>
      <w:r w:rsidRPr="00806C41">
        <w:rPr>
          <w:rFonts w:ascii="Arial" w:hAnsi="Arial" w:cs="Arial"/>
          <w:b/>
          <w:bCs/>
          <w:szCs w:val="22"/>
        </w:rPr>
        <w:t>Tabla Nro.2</w:t>
      </w:r>
      <w:r w:rsidR="00C93B8B">
        <w:rPr>
          <w:rFonts w:ascii="Arial" w:hAnsi="Arial" w:cs="Arial"/>
          <w:b/>
          <w:bCs/>
          <w:szCs w:val="22"/>
        </w:rPr>
        <w:t>6</w:t>
      </w:r>
      <w:r w:rsidRPr="00806C41">
        <w:rPr>
          <w:rFonts w:ascii="Arial" w:hAnsi="Arial" w:cs="Arial"/>
          <w:b/>
          <w:bCs/>
          <w:szCs w:val="22"/>
        </w:rPr>
        <w:t xml:space="preserve"> </w:t>
      </w:r>
      <w:r w:rsidRPr="00806C41">
        <w:rPr>
          <w:rFonts w:ascii="Arial" w:hAnsi="Arial" w:cs="Arial"/>
          <w:szCs w:val="22"/>
        </w:rPr>
        <w:t xml:space="preserve">Sprint </w:t>
      </w:r>
      <w:r w:rsidR="00C93B8B">
        <w:rPr>
          <w:rFonts w:ascii="Arial" w:hAnsi="Arial" w:cs="Arial"/>
          <w:szCs w:val="22"/>
        </w:rPr>
        <w:t>3</w:t>
      </w:r>
      <w:r w:rsidRPr="00806C41">
        <w:rPr>
          <w:rFonts w:ascii="Arial" w:hAnsi="Arial" w:cs="Arial"/>
          <w:szCs w:val="22"/>
        </w:rPr>
        <w:t xml:space="preserve"> Backlog – </w:t>
      </w:r>
      <w:r w:rsidR="002010B0">
        <w:rPr>
          <w:rFonts w:ascii="Arial" w:hAnsi="Arial" w:cs="Arial"/>
          <w:szCs w:val="22"/>
        </w:rPr>
        <w:t xml:space="preserve">Materias </w:t>
      </w:r>
      <w:r>
        <w:rPr>
          <w:rFonts w:ascii="Arial" w:hAnsi="Arial" w:cs="Arial"/>
          <w:szCs w:val="22"/>
        </w:rPr>
        <w:t>Convocatorias</w:t>
      </w:r>
    </w:p>
    <w:tbl>
      <w:tblPr>
        <w:tblStyle w:val="Tablaconcuadrcula4-nfasis5"/>
        <w:tblW w:w="10064" w:type="dxa"/>
        <w:tblLook w:val="04A0" w:firstRow="1" w:lastRow="0" w:firstColumn="1" w:lastColumn="0" w:noHBand="0" w:noVBand="1"/>
      </w:tblPr>
      <w:tblGrid>
        <w:gridCol w:w="995"/>
        <w:gridCol w:w="5661"/>
        <w:gridCol w:w="2303"/>
        <w:gridCol w:w="1105"/>
      </w:tblGrid>
      <w:tr w:rsidR="00203B42" w:rsidRPr="00F73B7F" w14:paraId="34E1F67F" w14:textId="77777777" w:rsidTr="002010B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71A07CD5" w14:textId="77777777" w:rsidR="00203B42" w:rsidRPr="00F73B7F" w:rsidRDefault="00203B42"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093EEB" w:rsidRPr="00F73B7F" w14:paraId="50CC0EDB" w14:textId="77777777" w:rsidTr="002010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5BBA32C9" w14:textId="77777777" w:rsidR="00203B42" w:rsidRPr="00F73B7F" w:rsidRDefault="00203B42"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113B4242" w14:textId="77777777" w:rsidR="00203B42" w:rsidRPr="00F73B7F" w:rsidRDefault="00203B4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29698D68" w14:textId="77777777" w:rsidR="00203B42" w:rsidRPr="00F73B7F" w:rsidRDefault="00203B4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5162A7CC" w14:textId="77777777" w:rsidR="00203B42" w:rsidRPr="00F73B7F" w:rsidRDefault="00203B4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203B42" w:rsidRPr="00F73B7F" w14:paraId="4B9C4C7A" w14:textId="77777777" w:rsidTr="002010B0">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3F62C7EB" w14:textId="395B7AE9" w:rsidR="00203B42" w:rsidRPr="00F73B7F" w:rsidRDefault="00C93B8B" w:rsidP="00BE6E49">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9</w:t>
            </w:r>
            <w:r w:rsidR="00203B42" w:rsidRPr="00F73B7F">
              <w:rPr>
                <w:rFonts w:ascii="Arial" w:eastAsia="Times New Roman" w:hAnsi="Arial" w:cs="Arial"/>
                <w:color w:val="000000"/>
                <w:sz w:val="20"/>
                <w:lang w:val="es-BO" w:eastAsia="es-BO"/>
              </w:rPr>
              <w:t xml:space="preserve">.- </w:t>
            </w:r>
            <w:r w:rsidR="002010B0">
              <w:rPr>
                <w:rFonts w:ascii="Arial" w:eastAsia="Times New Roman" w:hAnsi="Arial" w:cs="Arial"/>
                <w:color w:val="000000"/>
                <w:sz w:val="20"/>
                <w:lang w:val="es-BO" w:eastAsia="es-BO"/>
              </w:rPr>
              <w:t>Designar</w:t>
            </w:r>
            <w:r w:rsidR="00203B42">
              <w:rPr>
                <w:rFonts w:ascii="Arial" w:eastAsia="Times New Roman" w:hAnsi="Arial" w:cs="Arial"/>
                <w:color w:val="000000"/>
                <w:sz w:val="20"/>
                <w:lang w:val="es-BO" w:eastAsia="es-BO"/>
              </w:rPr>
              <w:t xml:space="preserve"> Materias</w:t>
            </w:r>
            <w:r w:rsidR="008A1CC7">
              <w:rPr>
                <w:rFonts w:ascii="Arial" w:eastAsia="Times New Roman" w:hAnsi="Arial" w:cs="Arial"/>
                <w:color w:val="000000"/>
                <w:sz w:val="20"/>
                <w:lang w:val="es-BO" w:eastAsia="es-BO"/>
              </w:rPr>
              <w:t xml:space="preserve"> a </w:t>
            </w:r>
            <w:r w:rsidR="00203B42">
              <w:rPr>
                <w:rFonts w:ascii="Arial" w:eastAsia="Times New Roman" w:hAnsi="Arial" w:cs="Arial"/>
                <w:color w:val="000000"/>
                <w:sz w:val="20"/>
                <w:lang w:val="es-BO" w:eastAsia="es-BO"/>
              </w:rPr>
              <w:t>Convocatoria</w:t>
            </w:r>
          </w:p>
        </w:tc>
      </w:tr>
      <w:tr w:rsidR="002010B0" w:rsidRPr="00F73B7F" w14:paraId="2FA618A5" w14:textId="77777777" w:rsidTr="002010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462EB073" w14:textId="77777777" w:rsidR="00203B42" w:rsidRPr="00F73B7F" w:rsidRDefault="00203B42"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0833F43D" w14:textId="77777777" w:rsidR="00203B42" w:rsidRPr="00F73B7F" w:rsidRDefault="00203B4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4C2D6E13" w14:textId="77777777" w:rsidR="00203B42" w:rsidRPr="00F73B7F" w:rsidRDefault="00203B4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05E4A54C" w14:textId="77777777" w:rsidR="00203B42" w:rsidRPr="00F73B7F" w:rsidRDefault="00203B4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03B42" w:rsidRPr="00F73B7F" w14:paraId="7D403B90" w14:textId="77777777" w:rsidTr="002010B0">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20C4916" w14:textId="77777777" w:rsidR="00203B42" w:rsidRPr="00F73B7F" w:rsidRDefault="00203B42"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7C5C8DFB" w14:textId="77777777" w:rsidR="00203B42" w:rsidRPr="00F73B7F" w:rsidRDefault="00203B4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05BFD0D8" w14:textId="77777777" w:rsidR="00203B42" w:rsidRPr="00F73B7F" w:rsidRDefault="00203B4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2ABBAF49" w14:textId="77777777" w:rsidR="00203B42" w:rsidRPr="00F73B7F" w:rsidRDefault="00203B4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010B0" w:rsidRPr="00F73B7F" w14:paraId="5E2E6493" w14:textId="77777777" w:rsidTr="002010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2439FE6C" w14:textId="77777777" w:rsidR="00203B42" w:rsidRPr="00F73B7F" w:rsidRDefault="00203B42"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5FE2397E" w14:textId="77777777" w:rsidR="00203B42" w:rsidRPr="00F73B7F" w:rsidRDefault="00203B4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04C482D3" w14:textId="77777777" w:rsidR="00203B42" w:rsidRPr="00F73B7F" w:rsidRDefault="00203B4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01DB8949" w14:textId="77777777" w:rsidR="00203B42" w:rsidRPr="00F73B7F" w:rsidRDefault="00203B42"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03B42" w:rsidRPr="00F73B7F" w14:paraId="04B32FDA" w14:textId="77777777" w:rsidTr="002010B0">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34D537F1" w14:textId="77777777" w:rsidR="00203B42" w:rsidRPr="00F73B7F" w:rsidRDefault="00203B42"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72CFEF8A" w14:textId="6E886C66" w:rsidR="00203B42" w:rsidRPr="00F73B7F" w:rsidRDefault="00203B4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Crear, actualizar y eliminar </w:t>
            </w:r>
            <w:r w:rsidR="002010B0">
              <w:rPr>
                <w:rFonts w:ascii="Arial" w:eastAsia="Times New Roman" w:hAnsi="Arial" w:cs="Arial"/>
                <w:color w:val="000000"/>
                <w:sz w:val="20"/>
                <w:lang w:val="es-BO" w:eastAsia="es-BO"/>
              </w:rPr>
              <w:t>las materias a convocatorias</w:t>
            </w:r>
          </w:p>
        </w:tc>
        <w:tc>
          <w:tcPr>
            <w:tcW w:w="2303" w:type="dxa"/>
            <w:noWrap/>
            <w:hideMark/>
          </w:tcPr>
          <w:p w14:paraId="2E257CEA" w14:textId="77777777" w:rsidR="00203B42" w:rsidRPr="00F73B7F" w:rsidRDefault="00203B4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hideMark/>
          </w:tcPr>
          <w:p w14:paraId="6F35F98B" w14:textId="77777777" w:rsidR="00203B42" w:rsidRPr="00F73B7F" w:rsidRDefault="00203B42"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8A1CC7" w:rsidRPr="00F73B7F" w14:paraId="2431D44B" w14:textId="77777777" w:rsidTr="002010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099FDF75" w14:textId="77777777" w:rsidR="008A1CC7" w:rsidRPr="00F73B7F" w:rsidRDefault="008A1CC7" w:rsidP="00BE6E49">
            <w:pPr>
              <w:spacing w:before="240" w:line="240" w:lineRule="auto"/>
              <w:jc w:val="both"/>
              <w:rPr>
                <w:rFonts w:ascii="Arial" w:eastAsia="Times New Roman" w:hAnsi="Arial" w:cs="Arial"/>
                <w:color w:val="000000"/>
                <w:sz w:val="20"/>
                <w:lang w:val="es-BO" w:eastAsia="es-BO"/>
              </w:rPr>
            </w:pPr>
          </w:p>
        </w:tc>
        <w:tc>
          <w:tcPr>
            <w:tcW w:w="5661" w:type="dxa"/>
            <w:noWrap/>
          </w:tcPr>
          <w:p w14:paraId="554C4CEA" w14:textId="2205E5F1" w:rsidR="008A1CC7" w:rsidRPr="006806CC" w:rsidRDefault="008A1CC7"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Designar materias a una convocatoria</w:t>
            </w:r>
          </w:p>
        </w:tc>
        <w:tc>
          <w:tcPr>
            <w:tcW w:w="2303" w:type="dxa"/>
            <w:noWrap/>
          </w:tcPr>
          <w:p w14:paraId="6B2F9CCC" w14:textId="02C2012C" w:rsidR="008A1CC7" w:rsidRPr="006806CC" w:rsidRDefault="008A1CC7"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1C9F3E9D" w14:textId="0C89CC97" w:rsidR="008A1CC7" w:rsidRPr="00F73B7F" w:rsidRDefault="008A1CC7"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bl>
    <w:p w14:paraId="6D0B3B40" w14:textId="77777777" w:rsidR="00203B42" w:rsidRPr="007F7A2E" w:rsidRDefault="00203B42"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6ED0D91F" w14:textId="1F7C5627" w:rsidR="002010B0" w:rsidRPr="002010B0" w:rsidRDefault="002010B0" w:rsidP="00BE6E49">
      <w:pPr>
        <w:spacing w:before="240"/>
        <w:jc w:val="both"/>
        <w:rPr>
          <w:rFonts w:ascii="Arial" w:hAnsi="Arial" w:cs="Arial"/>
          <w:b/>
          <w:bCs/>
          <w:szCs w:val="22"/>
          <w:lang w:val="es-BO"/>
        </w:rPr>
      </w:pPr>
      <w:r w:rsidRPr="002010B0">
        <w:rPr>
          <w:rFonts w:ascii="Arial" w:hAnsi="Arial" w:cs="Arial"/>
          <w:b/>
          <w:bCs/>
          <w:szCs w:val="22"/>
          <w:lang w:val="es-BO"/>
        </w:rPr>
        <w:t>Tabla Nro.2</w:t>
      </w:r>
      <w:r w:rsidR="00C93B8B">
        <w:rPr>
          <w:rFonts w:ascii="Arial" w:hAnsi="Arial" w:cs="Arial"/>
          <w:b/>
          <w:bCs/>
          <w:szCs w:val="22"/>
          <w:lang w:val="es-BO"/>
        </w:rPr>
        <w:t>7</w:t>
      </w:r>
      <w:r w:rsidRPr="002010B0">
        <w:rPr>
          <w:rFonts w:ascii="Arial" w:hAnsi="Arial" w:cs="Arial"/>
          <w:b/>
          <w:bCs/>
          <w:szCs w:val="22"/>
          <w:lang w:val="es-BO"/>
        </w:rPr>
        <w:t xml:space="preserve"> </w:t>
      </w:r>
      <w:r w:rsidRPr="002010B0">
        <w:rPr>
          <w:rFonts w:ascii="Arial" w:hAnsi="Arial" w:cs="Arial"/>
          <w:szCs w:val="22"/>
          <w:lang w:val="es-BO"/>
        </w:rPr>
        <w:t xml:space="preserve">Sprint </w:t>
      </w:r>
      <w:r w:rsidR="00C93B8B">
        <w:rPr>
          <w:rFonts w:ascii="Arial" w:hAnsi="Arial" w:cs="Arial"/>
          <w:szCs w:val="22"/>
          <w:lang w:val="es-BO"/>
        </w:rPr>
        <w:t>3</w:t>
      </w:r>
      <w:r w:rsidRPr="002010B0">
        <w:rPr>
          <w:rFonts w:ascii="Arial" w:hAnsi="Arial" w:cs="Arial"/>
          <w:szCs w:val="22"/>
          <w:lang w:val="es-BO"/>
        </w:rPr>
        <w:t xml:space="preserve"> Backlog – Honorarios Convocatorias</w:t>
      </w:r>
    </w:p>
    <w:tbl>
      <w:tblPr>
        <w:tblStyle w:val="Tablaconcuadrcula4-nfasis5"/>
        <w:tblW w:w="10064" w:type="dxa"/>
        <w:tblLook w:val="04A0" w:firstRow="1" w:lastRow="0" w:firstColumn="1" w:lastColumn="0" w:noHBand="0" w:noVBand="1"/>
      </w:tblPr>
      <w:tblGrid>
        <w:gridCol w:w="995"/>
        <w:gridCol w:w="5661"/>
        <w:gridCol w:w="2303"/>
        <w:gridCol w:w="1105"/>
      </w:tblGrid>
      <w:tr w:rsidR="002010B0" w:rsidRPr="00F73B7F" w14:paraId="28B0937E" w14:textId="77777777" w:rsidTr="00AE0C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5D267DAF" w14:textId="77777777" w:rsidR="002010B0" w:rsidRPr="00F73B7F" w:rsidRDefault="002010B0"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093EEB" w:rsidRPr="00F73B7F" w14:paraId="39317A66"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917185A" w14:textId="77777777" w:rsidR="002010B0" w:rsidRPr="00F73B7F" w:rsidRDefault="002010B0"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260DE46D"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7E00F81E"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063BA4E4"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2010B0" w:rsidRPr="0093149C" w14:paraId="12F18E50"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3A315E0B" w14:textId="282E0B19" w:rsidR="002010B0" w:rsidRPr="00F73B7F" w:rsidRDefault="00C93B8B" w:rsidP="00BE6E49">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10</w:t>
            </w:r>
            <w:r w:rsidR="002010B0" w:rsidRPr="00F73B7F">
              <w:rPr>
                <w:rFonts w:ascii="Arial" w:eastAsia="Times New Roman" w:hAnsi="Arial" w:cs="Arial"/>
                <w:color w:val="000000"/>
                <w:sz w:val="20"/>
                <w:lang w:val="es-BO" w:eastAsia="es-BO"/>
              </w:rPr>
              <w:t xml:space="preserve">.- </w:t>
            </w:r>
            <w:r w:rsidR="002010B0">
              <w:rPr>
                <w:rFonts w:ascii="Arial" w:eastAsia="Times New Roman" w:hAnsi="Arial" w:cs="Arial"/>
                <w:color w:val="000000"/>
                <w:sz w:val="20"/>
                <w:lang w:val="es-BO" w:eastAsia="es-BO"/>
              </w:rPr>
              <w:t xml:space="preserve">Designar </w:t>
            </w:r>
            <w:r w:rsidR="00467E21">
              <w:rPr>
                <w:rFonts w:ascii="Arial" w:eastAsia="Times New Roman" w:hAnsi="Arial" w:cs="Arial"/>
                <w:color w:val="000000"/>
                <w:sz w:val="20"/>
                <w:lang w:val="es-BO" w:eastAsia="es-BO"/>
              </w:rPr>
              <w:t>Honorarios a una Convocatoria</w:t>
            </w:r>
          </w:p>
        </w:tc>
      </w:tr>
      <w:tr w:rsidR="002010B0" w:rsidRPr="00F73B7F" w14:paraId="1CE19380"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57ED3D05" w14:textId="77777777" w:rsidR="002010B0" w:rsidRPr="00F73B7F" w:rsidRDefault="002010B0"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434ADE3B"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2A3C491D"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65CDA28B"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010B0" w:rsidRPr="00F73B7F" w14:paraId="5E3F45AE"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4E469A6" w14:textId="77777777" w:rsidR="002010B0" w:rsidRPr="00F73B7F" w:rsidRDefault="002010B0"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19B5B81C" w14:textId="77777777" w:rsidR="002010B0" w:rsidRPr="00F73B7F" w:rsidRDefault="002010B0"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6B64C37D" w14:textId="77777777" w:rsidR="002010B0" w:rsidRPr="00F73B7F" w:rsidRDefault="002010B0"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13AC90E4" w14:textId="77777777" w:rsidR="002010B0" w:rsidRPr="00F73B7F" w:rsidRDefault="002010B0"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010B0" w:rsidRPr="00F73B7F" w14:paraId="0780A607"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3C610FA9" w14:textId="77777777" w:rsidR="002010B0" w:rsidRPr="00F73B7F" w:rsidRDefault="002010B0"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72A28C00"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60E1D263"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5250F981"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010B0" w:rsidRPr="00F73B7F" w14:paraId="0465CCC0"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6D6E1E0D" w14:textId="77777777" w:rsidR="002010B0" w:rsidRPr="00F73B7F" w:rsidRDefault="002010B0"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3483CBD0" w14:textId="6C668B3D" w:rsidR="002010B0" w:rsidRPr="00F73B7F" w:rsidRDefault="002010B0"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Crear, actualizar y eliminar </w:t>
            </w:r>
            <w:r>
              <w:rPr>
                <w:rFonts w:ascii="Arial" w:eastAsia="Times New Roman" w:hAnsi="Arial" w:cs="Arial"/>
                <w:color w:val="000000"/>
                <w:sz w:val="20"/>
                <w:lang w:val="es-BO" w:eastAsia="es-BO"/>
              </w:rPr>
              <w:t>l</w:t>
            </w:r>
            <w:r w:rsidR="00467E21">
              <w:rPr>
                <w:rFonts w:ascii="Arial" w:eastAsia="Times New Roman" w:hAnsi="Arial" w:cs="Arial"/>
                <w:color w:val="000000"/>
                <w:sz w:val="20"/>
                <w:lang w:val="es-BO" w:eastAsia="es-BO"/>
              </w:rPr>
              <w:t>os honorarios de un</w:t>
            </w:r>
            <w:r>
              <w:rPr>
                <w:rFonts w:ascii="Arial" w:eastAsia="Times New Roman" w:hAnsi="Arial" w:cs="Arial"/>
                <w:color w:val="000000"/>
                <w:sz w:val="20"/>
                <w:lang w:val="es-BO" w:eastAsia="es-BO"/>
              </w:rPr>
              <w:t>a convocatoria</w:t>
            </w:r>
          </w:p>
        </w:tc>
        <w:tc>
          <w:tcPr>
            <w:tcW w:w="2303" w:type="dxa"/>
            <w:noWrap/>
            <w:hideMark/>
          </w:tcPr>
          <w:p w14:paraId="3F2EC467" w14:textId="77777777" w:rsidR="002010B0" w:rsidRPr="00F73B7F" w:rsidRDefault="002010B0"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hideMark/>
          </w:tcPr>
          <w:p w14:paraId="00317518" w14:textId="77777777" w:rsidR="002010B0" w:rsidRPr="00F73B7F" w:rsidRDefault="002010B0"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010B0" w:rsidRPr="00F73B7F" w14:paraId="1AC198F3"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506C899D" w14:textId="77777777" w:rsidR="002010B0" w:rsidRPr="00F73B7F" w:rsidRDefault="002010B0" w:rsidP="00BE6E49">
            <w:pPr>
              <w:spacing w:before="240" w:line="240" w:lineRule="auto"/>
              <w:jc w:val="both"/>
              <w:rPr>
                <w:rFonts w:ascii="Arial" w:eastAsia="Times New Roman" w:hAnsi="Arial" w:cs="Arial"/>
                <w:color w:val="000000"/>
                <w:sz w:val="20"/>
                <w:lang w:val="es-BO" w:eastAsia="es-BO"/>
              </w:rPr>
            </w:pPr>
          </w:p>
        </w:tc>
        <w:tc>
          <w:tcPr>
            <w:tcW w:w="5661" w:type="dxa"/>
            <w:noWrap/>
          </w:tcPr>
          <w:p w14:paraId="6EE82628" w14:textId="3067C171" w:rsidR="002010B0" w:rsidRPr="006806CC"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 xml:space="preserve">Designar </w:t>
            </w:r>
            <w:r w:rsidR="00467E21">
              <w:rPr>
                <w:rFonts w:ascii="Arial" w:eastAsia="Times New Roman" w:hAnsi="Arial" w:cs="Arial"/>
                <w:color w:val="000000"/>
                <w:sz w:val="20"/>
                <w:lang w:val="es-BO" w:eastAsia="es-BO"/>
              </w:rPr>
              <w:t xml:space="preserve">Honorarios </w:t>
            </w:r>
            <w:r>
              <w:rPr>
                <w:rFonts w:ascii="Arial" w:eastAsia="Times New Roman" w:hAnsi="Arial" w:cs="Arial"/>
                <w:color w:val="000000"/>
                <w:sz w:val="20"/>
                <w:lang w:val="es-BO" w:eastAsia="es-BO"/>
              </w:rPr>
              <w:t>a una convocatoria</w:t>
            </w:r>
          </w:p>
        </w:tc>
        <w:tc>
          <w:tcPr>
            <w:tcW w:w="2303" w:type="dxa"/>
            <w:noWrap/>
          </w:tcPr>
          <w:p w14:paraId="5B0CC996" w14:textId="77777777" w:rsidR="002010B0" w:rsidRPr="006806CC"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149E5F7A" w14:textId="77777777" w:rsidR="002010B0" w:rsidRPr="00F73B7F" w:rsidRDefault="002010B0"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bl>
    <w:p w14:paraId="10155CA6" w14:textId="77777777" w:rsidR="002010B0" w:rsidRDefault="002010B0"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20E5CFCD" w14:textId="61DC47E9" w:rsidR="00AA5D96" w:rsidRPr="00FC41FF" w:rsidRDefault="00AA5D96" w:rsidP="00AA5D96">
      <w:pPr>
        <w:spacing w:before="240"/>
        <w:jc w:val="both"/>
        <w:rPr>
          <w:rFonts w:ascii="Arial" w:hAnsi="Arial" w:cs="Arial"/>
          <w:b/>
          <w:bCs/>
          <w:szCs w:val="22"/>
          <w:lang w:val="es-BO"/>
        </w:rPr>
      </w:pPr>
      <w:r w:rsidRPr="00FC41FF">
        <w:rPr>
          <w:rFonts w:ascii="Arial" w:hAnsi="Arial" w:cs="Arial"/>
          <w:b/>
          <w:bCs/>
          <w:szCs w:val="22"/>
          <w:lang w:val="es-BO"/>
        </w:rPr>
        <w:t xml:space="preserve">Tabla Nro.28 </w:t>
      </w:r>
      <w:r w:rsidRPr="00FC41FF">
        <w:rPr>
          <w:rFonts w:ascii="Arial" w:hAnsi="Arial" w:cs="Arial"/>
          <w:szCs w:val="22"/>
          <w:lang w:val="es-BO"/>
        </w:rPr>
        <w:t xml:space="preserve">Sprint </w:t>
      </w:r>
      <w:r>
        <w:rPr>
          <w:rFonts w:ascii="Arial" w:hAnsi="Arial" w:cs="Arial"/>
          <w:szCs w:val="22"/>
          <w:lang w:val="es-BO"/>
        </w:rPr>
        <w:t>3</w:t>
      </w:r>
      <w:r w:rsidRPr="00FC41FF">
        <w:rPr>
          <w:rFonts w:ascii="Arial" w:hAnsi="Arial" w:cs="Arial"/>
          <w:szCs w:val="22"/>
          <w:lang w:val="es-BO"/>
        </w:rPr>
        <w:t xml:space="preserve"> Backlog – Visualizar Convoca</w:t>
      </w:r>
      <w:r>
        <w:rPr>
          <w:rFonts w:ascii="Arial" w:hAnsi="Arial" w:cs="Arial"/>
          <w:szCs w:val="22"/>
          <w:lang w:val="es-BO"/>
        </w:rPr>
        <w:t>toria</w:t>
      </w:r>
    </w:p>
    <w:tbl>
      <w:tblPr>
        <w:tblStyle w:val="Tablaconcuadrcula4-nfasis5"/>
        <w:tblW w:w="10064" w:type="dxa"/>
        <w:tblLook w:val="04A0" w:firstRow="1" w:lastRow="0" w:firstColumn="1" w:lastColumn="0" w:noHBand="0" w:noVBand="1"/>
      </w:tblPr>
      <w:tblGrid>
        <w:gridCol w:w="995"/>
        <w:gridCol w:w="5661"/>
        <w:gridCol w:w="2303"/>
        <w:gridCol w:w="1105"/>
      </w:tblGrid>
      <w:tr w:rsidR="00AA5D96" w:rsidRPr="00F73B7F" w14:paraId="5D40A93F" w14:textId="77777777" w:rsidTr="00D44B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2B61AD43"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AA5D96" w:rsidRPr="00F73B7F" w14:paraId="463B5B7A"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4A9C1C9"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4F7C0513"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63DB8790"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77EC7B19"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AA5D96" w:rsidRPr="00F73B7F" w14:paraId="715736A2"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6E3138A6"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11</w:t>
            </w:r>
            <w:r w:rsidRPr="00F73B7F">
              <w:rPr>
                <w:rFonts w:ascii="Arial" w:eastAsia="Times New Roman" w:hAnsi="Arial" w:cs="Arial"/>
                <w:color w:val="000000"/>
                <w:sz w:val="20"/>
                <w:lang w:val="es-BO" w:eastAsia="es-BO"/>
              </w:rPr>
              <w:t xml:space="preserve">.- </w:t>
            </w:r>
            <w:r>
              <w:rPr>
                <w:rFonts w:ascii="Arial" w:eastAsia="Times New Roman" w:hAnsi="Arial" w:cs="Arial"/>
                <w:color w:val="000000"/>
                <w:sz w:val="20"/>
                <w:lang w:val="es-BO" w:eastAsia="es-BO"/>
              </w:rPr>
              <w:t xml:space="preserve">Visualización de Convocatorias </w:t>
            </w:r>
          </w:p>
        </w:tc>
      </w:tr>
      <w:tr w:rsidR="00AA5D96" w:rsidRPr="00F73B7F" w14:paraId="418833A3"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39D7C848"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262B4D7F"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6648C4B8"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10AFC0E8"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2B4DABC1"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2131C643"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0D8FCE36"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60E6A73C"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0BAA9CCA"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67973011"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5DC2D1B2"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15F3778D"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383E268D"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4359D041"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100CC51A"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2E1BEFF1"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00D0BC62"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Designar y verificar rol</w:t>
            </w:r>
          </w:p>
        </w:tc>
        <w:tc>
          <w:tcPr>
            <w:tcW w:w="2303" w:type="dxa"/>
            <w:noWrap/>
            <w:hideMark/>
          </w:tcPr>
          <w:p w14:paraId="62D7A82F"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hideMark/>
          </w:tcPr>
          <w:p w14:paraId="065BEFD7"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0E276DAE"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54F2408C"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6CA32D59" w14:textId="77777777" w:rsidR="00AA5D96" w:rsidRPr="006806CC"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Listar convocatoria</w:t>
            </w:r>
          </w:p>
        </w:tc>
        <w:tc>
          <w:tcPr>
            <w:tcW w:w="2303" w:type="dxa"/>
            <w:noWrap/>
          </w:tcPr>
          <w:p w14:paraId="4B0F9E27" w14:textId="77777777" w:rsidR="00AA5D96" w:rsidRPr="006806CC"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31330A85"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bl>
    <w:p w14:paraId="19A76C21" w14:textId="77777777" w:rsidR="00AA5D96" w:rsidRDefault="00AA5D96" w:rsidP="00AA5D96">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25C95269" w14:textId="77777777" w:rsidR="00AA5D96" w:rsidRPr="00D42F5B" w:rsidRDefault="00AA5D96" w:rsidP="00AA5D96">
      <w:pPr>
        <w:spacing w:before="240"/>
        <w:jc w:val="both"/>
        <w:rPr>
          <w:rFonts w:ascii="Arial" w:hAnsi="Arial" w:cs="Arial"/>
          <w:b/>
          <w:bCs/>
          <w:szCs w:val="22"/>
          <w:lang w:val="es-BO"/>
        </w:rPr>
      </w:pPr>
      <w:r w:rsidRPr="00D42F5B">
        <w:rPr>
          <w:rFonts w:ascii="Arial" w:hAnsi="Arial" w:cs="Arial"/>
          <w:b/>
          <w:bCs/>
          <w:szCs w:val="22"/>
          <w:lang w:val="es-BO"/>
        </w:rPr>
        <w:lastRenderedPageBreak/>
        <w:t>Tabla Nro.2</w:t>
      </w:r>
      <w:r>
        <w:rPr>
          <w:rFonts w:ascii="Arial" w:hAnsi="Arial" w:cs="Arial"/>
          <w:b/>
          <w:bCs/>
          <w:szCs w:val="22"/>
          <w:lang w:val="es-BO"/>
        </w:rPr>
        <w:t>9</w:t>
      </w:r>
      <w:r w:rsidRPr="00D42F5B">
        <w:rPr>
          <w:rFonts w:ascii="Arial" w:hAnsi="Arial" w:cs="Arial"/>
          <w:b/>
          <w:bCs/>
          <w:szCs w:val="22"/>
          <w:lang w:val="es-BO"/>
        </w:rPr>
        <w:t xml:space="preserve"> </w:t>
      </w:r>
      <w:r w:rsidRPr="00D42F5B">
        <w:rPr>
          <w:rFonts w:ascii="Arial" w:hAnsi="Arial" w:cs="Arial"/>
          <w:szCs w:val="22"/>
          <w:lang w:val="es-BO"/>
        </w:rPr>
        <w:t>Sprint</w:t>
      </w:r>
      <w:r>
        <w:rPr>
          <w:rFonts w:ascii="Arial" w:hAnsi="Arial" w:cs="Arial"/>
          <w:szCs w:val="22"/>
          <w:lang w:val="es-BO"/>
        </w:rPr>
        <w:t xml:space="preserve"> 4</w:t>
      </w:r>
      <w:r w:rsidRPr="00D42F5B">
        <w:rPr>
          <w:rFonts w:ascii="Arial" w:hAnsi="Arial" w:cs="Arial"/>
          <w:szCs w:val="22"/>
          <w:lang w:val="es-BO"/>
        </w:rPr>
        <w:t xml:space="preserve"> Backlog – </w:t>
      </w:r>
      <w:r>
        <w:rPr>
          <w:rFonts w:ascii="Arial" w:hAnsi="Arial" w:cs="Arial"/>
          <w:szCs w:val="22"/>
          <w:lang w:val="es-BO"/>
        </w:rPr>
        <w:t>Subir Documentos</w:t>
      </w:r>
    </w:p>
    <w:tbl>
      <w:tblPr>
        <w:tblStyle w:val="Tablaconcuadrcula4-nfasis5"/>
        <w:tblW w:w="10064" w:type="dxa"/>
        <w:tblLook w:val="04A0" w:firstRow="1" w:lastRow="0" w:firstColumn="1" w:lastColumn="0" w:noHBand="0" w:noVBand="1"/>
      </w:tblPr>
      <w:tblGrid>
        <w:gridCol w:w="995"/>
        <w:gridCol w:w="5661"/>
        <w:gridCol w:w="2303"/>
        <w:gridCol w:w="1105"/>
      </w:tblGrid>
      <w:tr w:rsidR="00AA5D96" w:rsidRPr="00F73B7F" w14:paraId="2BB02AD8" w14:textId="77777777" w:rsidTr="00D44B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376B5532"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AA5D96" w:rsidRPr="00F73B7F" w14:paraId="458C11C3"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2068657B"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6009DE52"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75A2EA4B"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06033EC7"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AA5D96" w:rsidRPr="00F73B7F" w14:paraId="6C7652CD"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29924BE5"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12</w:t>
            </w:r>
            <w:r w:rsidRPr="00F73B7F">
              <w:rPr>
                <w:rFonts w:ascii="Arial" w:eastAsia="Times New Roman" w:hAnsi="Arial" w:cs="Arial"/>
                <w:color w:val="000000"/>
                <w:sz w:val="20"/>
                <w:lang w:val="es-BO" w:eastAsia="es-BO"/>
              </w:rPr>
              <w:t xml:space="preserve">.- </w:t>
            </w:r>
            <w:r>
              <w:rPr>
                <w:rFonts w:ascii="Arial" w:eastAsia="Times New Roman" w:hAnsi="Arial" w:cs="Arial"/>
                <w:color w:val="000000"/>
                <w:sz w:val="20"/>
                <w:lang w:val="es-BO" w:eastAsia="es-BO"/>
              </w:rPr>
              <w:t xml:space="preserve">Subida de Documentos </w:t>
            </w:r>
          </w:p>
        </w:tc>
      </w:tr>
      <w:tr w:rsidR="00AA5D96" w:rsidRPr="00F73B7F" w14:paraId="2A74F96A"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2536EAC"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25C97B0D"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3D826EE6"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4FE54AD7"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746C9836"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64913325"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3163F1E7"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6243EE20"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63133F34"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541710F3"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05184628"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0F482DCC"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5F11A69A"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43314454"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46DFC07C"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3F20A3B"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477F25A4"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Proporción de almacenamiento</w:t>
            </w:r>
          </w:p>
        </w:tc>
        <w:tc>
          <w:tcPr>
            <w:tcW w:w="2303" w:type="dxa"/>
            <w:noWrap/>
            <w:hideMark/>
          </w:tcPr>
          <w:p w14:paraId="73D3E4DC"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22FFB56C"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4BB88892"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10E81D22"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33B24ACA" w14:textId="77777777" w:rsidR="00AA5D96" w:rsidRPr="006806CC"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Listar Documentos de convocatoria</w:t>
            </w:r>
          </w:p>
        </w:tc>
        <w:tc>
          <w:tcPr>
            <w:tcW w:w="2303" w:type="dxa"/>
            <w:noWrap/>
          </w:tcPr>
          <w:p w14:paraId="59EBEC04" w14:textId="77777777" w:rsidR="00AA5D96" w:rsidRPr="006806CC"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4ACA3DFA"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r w:rsidR="00AA5D96" w:rsidRPr="00F73B7F" w14:paraId="5390810E"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015C2056"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465127CF" w14:textId="77777777" w:rsidR="00AA5D96"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Proporcionar opción de descarga</w:t>
            </w:r>
          </w:p>
        </w:tc>
        <w:tc>
          <w:tcPr>
            <w:tcW w:w="2303" w:type="dxa"/>
            <w:noWrap/>
          </w:tcPr>
          <w:p w14:paraId="3270FC41" w14:textId="77777777" w:rsidR="00AA5D96" w:rsidRPr="006806CC"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338A1691" w14:textId="77777777" w:rsidR="00AA5D96"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bl>
    <w:p w14:paraId="69B3E1C1" w14:textId="77777777" w:rsidR="00AA5D96" w:rsidRPr="007F7A2E" w:rsidRDefault="00AA5D96" w:rsidP="00AA5D96">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5907C851" w14:textId="77777777" w:rsidR="00AA5D96" w:rsidRPr="00D42F5B" w:rsidRDefault="00AA5D96" w:rsidP="00AA5D96">
      <w:pPr>
        <w:spacing w:before="240"/>
        <w:jc w:val="both"/>
        <w:rPr>
          <w:rFonts w:ascii="Arial" w:hAnsi="Arial" w:cs="Arial"/>
          <w:b/>
          <w:bCs/>
          <w:szCs w:val="22"/>
          <w:lang w:val="es-BO"/>
        </w:rPr>
      </w:pPr>
      <w:r w:rsidRPr="00D42F5B">
        <w:rPr>
          <w:rFonts w:ascii="Arial" w:hAnsi="Arial" w:cs="Arial"/>
          <w:b/>
          <w:bCs/>
          <w:szCs w:val="22"/>
          <w:lang w:val="es-BO"/>
        </w:rPr>
        <w:t>Tabla Nro.</w:t>
      </w:r>
      <w:r>
        <w:rPr>
          <w:rFonts w:ascii="Arial" w:hAnsi="Arial" w:cs="Arial"/>
          <w:b/>
          <w:bCs/>
          <w:szCs w:val="22"/>
          <w:lang w:val="es-BO"/>
        </w:rPr>
        <w:t>30</w:t>
      </w:r>
      <w:r w:rsidRPr="00D42F5B">
        <w:rPr>
          <w:rFonts w:ascii="Arial" w:hAnsi="Arial" w:cs="Arial"/>
          <w:b/>
          <w:bCs/>
          <w:szCs w:val="22"/>
          <w:lang w:val="es-BO"/>
        </w:rPr>
        <w:t xml:space="preserve"> </w:t>
      </w:r>
      <w:r w:rsidRPr="00D42F5B">
        <w:rPr>
          <w:rFonts w:ascii="Arial" w:hAnsi="Arial" w:cs="Arial"/>
          <w:szCs w:val="22"/>
          <w:lang w:val="es-BO"/>
        </w:rPr>
        <w:t>Sprint</w:t>
      </w:r>
      <w:r>
        <w:rPr>
          <w:rFonts w:ascii="Arial" w:hAnsi="Arial" w:cs="Arial"/>
          <w:szCs w:val="22"/>
          <w:lang w:val="es-BO"/>
        </w:rPr>
        <w:t xml:space="preserve"> 5</w:t>
      </w:r>
      <w:r w:rsidRPr="00D42F5B">
        <w:rPr>
          <w:rFonts w:ascii="Arial" w:hAnsi="Arial" w:cs="Arial"/>
          <w:szCs w:val="22"/>
          <w:lang w:val="es-BO"/>
        </w:rPr>
        <w:t xml:space="preserve"> Backlog – </w:t>
      </w:r>
      <w:r>
        <w:rPr>
          <w:rFonts w:ascii="Arial" w:hAnsi="Arial" w:cs="Arial"/>
          <w:szCs w:val="22"/>
          <w:lang w:val="es-BO"/>
        </w:rPr>
        <w:t>Confirmar Documentos</w:t>
      </w:r>
    </w:p>
    <w:tbl>
      <w:tblPr>
        <w:tblStyle w:val="Tablaconcuadrcula4-nfasis5"/>
        <w:tblW w:w="10064" w:type="dxa"/>
        <w:tblLook w:val="04A0" w:firstRow="1" w:lastRow="0" w:firstColumn="1" w:lastColumn="0" w:noHBand="0" w:noVBand="1"/>
      </w:tblPr>
      <w:tblGrid>
        <w:gridCol w:w="995"/>
        <w:gridCol w:w="5661"/>
        <w:gridCol w:w="2303"/>
        <w:gridCol w:w="1105"/>
      </w:tblGrid>
      <w:tr w:rsidR="00AA5D96" w:rsidRPr="00F73B7F" w14:paraId="0823805E" w14:textId="77777777" w:rsidTr="00D44B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1A9CB048"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AA5D96" w:rsidRPr="00F73B7F" w14:paraId="44A4C297"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55005131"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0837A3BD"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59914274"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34AF5035"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AA5D96" w:rsidRPr="0093149C" w14:paraId="03FC087A"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7FCA03AD"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13</w:t>
            </w:r>
            <w:r w:rsidRPr="00F73B7F">
              <w:rPr>
                <w:rFonts w:ascii="Arial" w:eastAsia="Times New Roman" w:hAnsi="Arial" w:cs="Arial"/>
                <w:color w:val="000000"/>
                <w:sz w:val="20"/>
                <w:lang w:val="es-BO" w:eastAsia="es-BO"/>
              </w:rPr>
              <w:t xml:space="preserve">.- </w:t>
            </w:r>
            <w:r w:rsidRPr="00FC41FF">
              <w:rPr>
                <w:rFonts w:ascii="Arial" w:eastAsia="Times New Roman" w:hAnsi="Arial" w:cs="Arial"/>
                <w:color w:val="000000"/>
                <w:sz w:val="20"/>
                <w:lang w:val="es-BO" w:eastAsia="es-BO"/>
              </w:rPr>
              <w:t>Confirmación de Recepción de Documentos</w:t>
            </w:r>
          </w:p>
        </w:tc>
      </w:tr>
      <w:tr w:rsidR="00AA5D96" w:rsidRPr="00F73B7F" w14:paraId="47DB2F0A"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76DDD0E9"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36A47B5F"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5F1DC7BF"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1484DB3B"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503DC154"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3EA86CD9"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5E648EFB"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52CE1E55"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486E72FA"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4B8DF5EA"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6C2E8B8E"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50ACB0D5"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0C08CB1A"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48645141"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3874908C"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202000E7"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06CF712B" w14:textId="77777777" w:rsidR="00AA5D96" w:rsidRPr="006806CC"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Listar Documentos de convocatoria</w:t>
            </w:r>
          </w:p>
        </w:tc>
        <w:tc>
          <w:tcPr>
            <w:tcW w:w="2303" w:type="dxa"/>
            <w:noWrap/>
          </w:tcPr>
          <w:p w14:paraId="5F352A87" w14:textId="77777777" w:rsidR="00AA5D96" w:rsidRPr="006806CC"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15AD67D2"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r w:rsidR="00AA5D96" w:rsidRPr="00F73B7F" w14:paraId="60A09B01"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6ADA199B"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4C154BD7" w14:textId="77777777" w:rsidR="00AA5D96"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Proporcionar opción de descarga</w:t>
            </w:r>
          </w:p>
        </w:tc>
        <w:tc>
          <w:tcPr>
            <w:tcW w:w="2303" w:type="dxa"/>
            <w:noWrap/>
          </w:tcPr>
          <w:p w14:paraId="680B4CBF" w14:textId="77777777" w:rsidR="00AA5D96" w:rsidRPr="006806CC"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148C2CD5" w14:textId="77777777" w:rsidR="00AA5D96"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r w:rsidR="00AA5D96" w:rsidRPr="00F73B7F" w14:paraId="30706B4E"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0C6754FA"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7333A59A" w14:textId="77777777" w:rsidR="00AA5D96"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Verificación de Rol</w:t>
            </w:r>
          </w:p>
        </w:tc>
        <w:tc>
          <w:tcPr>
            <w:tcW w:w="2303" w:type="dxa"/>
            <w:noWrap/>
          </w:tcPr>
          <w:p w14:paraId="1F64FA49" w14:textId="77777777" w:rsidR="00AA5D96" w:rsidRPr="006806CC"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7FE28760" w14:textId="77777777" w:rsidR="00AA5D96"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bl>
    <w:p w14:paraId="63D16BDF" w14:textId="77777777" w:rsidR="00AA5D96" w:rsidRDefault="00AA5D96" w:rsidP="00AA5D96">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725957B3" w14:textId="320EA661" w:rsidR="00AA5D96" w:rsidRPr="00D42F5B" w:rsidRDefault="00AA5D96" w:rsidP="00AA5D96">
      <w:pPr>
        <w:spacing w:before="240"/>
        <w:jc w:val="both"/>
        <w:rPr>
          <w:rFonts w:ascii="Arial" w:hAnsi="Arial" w:cs="Arial"/>
          <w:b/>
          <w:bCs/>
          <w:szCs w:val="22"/>
          <w:lang w:val="es-BO"/>
        </w:rPr>
      </w:pPr>
      <w:r w:rsidRPr="00D42F5B">
        <w:rPr>
          <w:rFonts w:ascii="Arial" w:hAnsi="Arial" w:cs="Arial"/>
          <w:b/>
          <w:bCs/>
          <w:szCs w:val="22"/>
          <w:lang w:val="es-BO"/>
        </w:rPr>
        <w:t>Tabla Nro.</w:t>
      </w:r>
      <w:r>
        <w:rPr>
          <w:rFonts w:ascii="Arial" w:hAnsi="Arial" w:cs="Arial"/>
          <w:b/>
          <w:bCs/>
          <w:szCs w:val="22"/>
          <w:lang w:val="es-BO"/>
        </w:rPr>
        <w:t>31</w:t>
      </w:r>
      <w:r w:rsidRPr="00D42F5B">
        <w:rPr>
          <w:rFonts w:ascii="Arial" w:hAnsi="Arial" w:cs="Arial"/>
          <w:b/>
          <w:bCs/>
          <w:szCs w:val="22"/>
          <w:lang w:val="es-BO"/>
        </w:rPr>
        <w:t xml:space="preserve"> </w:t>
      </w:r>
      <w:r w:rsidRPr="00D42F5B">
        <w:rPr>
          <w:rFonts w:ascii="Arial" w:hAnsi="Arial" w:cs="Arial"/>
          <w:szCs w:val="22"/>
          <w:lang w:val="es-BO"/>
        </w:rPr>
        <w:t>Sprint</w:t>
      </w:r>
      <w:r>
        <w:rPr>
          <w:rFonts w:ascii="Arial" w:hAnsi="Arial" w:cs="Arial"/>
          <w:szCs w:val="22"/>
          <w:lang w:val="es-BO"/>
        </w:rPr>
        <w:t xml:space="preserve"> 4</w:t>
      </w:r>
      <w:r w:rsidRPr="00D42F5B">
        <w:rPr>
          <w:rFonts w:ascii="Arial" w:hAnsi="Arial" w:cs="Arial"/>
          <w:szCs w:val="22"/>
          <w:lang w:val="es-BO"/>
        </w:rPr>
        <w:t xml:space="preserve"> Backlog – </w:t>
      </w:r>
      <w:r>
        <w:rPr>
          <w:rFonts w:ascii="Arial" w:hAnsi="Arial" w:cs="Arial"/>
          <w:szCs w:val="22"/>
          <w:lang w:val="es-BO"/>
        </w:rPr>
        <w:t>Descarga Documentos</w:t>
      </w:r>
    </w:p>
    <w:tbl>
      <w:tblPr>
        <w:tblStyle w:val="Tablaconcuadrcula4-nfasis5"/>
        <w:tblW w:w="10064" w:type="dxa"/>
        <w:tblLook w:val="04A0" w:firstRow="1" w:lastRow="0" w:firstColumn="1" w:lastColumn="0" w:noHBand="0" w:noVBand="1"/>
      </w:tblPr>
      <w:tblGrid>
        <w:gridCol w:w="995"/>
        <w:gridCol w:w="5661"/>
        <w:gridCol w:w="2303"/>
        <w:gridCol w:w="1105"/>
      </w:tblGrid>
      <w:tr w:rsidR="00AA5D96" w:rsidRPr="00F73B7F" w14:paraId="0892FB5C" w14:textId="77777777" w:rsidTr="00D44B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68867067"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AA5D96" w:rsidRPr="00F73B7F" w14:paraId="5484807C"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09C1A708"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lastRenderedPageBreak/>
              <w:t>Backlog</w:t>
            </w:r>
          </w:p>
        </w:tc>
        <w:tc>
          <w:tcPr>
            <w:tcW w:w="5661" w:type="dxa"/>
            <w:noWrap/>
            <w:hideMark/>
          </w:tcPr>
          <w:p w14:paraId="653190A1"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39866F91"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7572E9E9"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AA5D96" w:rsidRPr="00F73B7F" w14:paraId="51A6A768"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7A42042A"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14</w:t>
            </w:r>
            <w:r w:rsidRPr="00F73B7F">
              <w:rPr>
                <w:rFonts w:ascii="Arial" w:eastAsia="Times New Roman" w:hAnsi="Arial" w:cs="Arial"/>
                <w:color w:val="000000"/>
                <w:sz w:val="20"/>
                <w:lang w:val="es-BO" w:eastAsia="es-BO"/>
              </w:rPr>
              <w:t xml:space="preserve">.- </w:t>
            </w:r>
            <w:r>
              <w:rPr>
                <w:rFonts w:ascii="Arial" w:eastAsia="Times New Roman" w:hAnsi="Arial" w:cs="Arial"/>
                <w:color w:val="000000"/>
                <w:sz w:val="20"/>
                <w:lang w:val="es-BO" w:eastAsia="es-BO"/>
              </w:rPr>
              <w:t xml:space="preserve">Descarga masiva </w:t>
            </w:r>
            <w:r w:rsidRPr="00FC41FF">
              <w:rPr>
                <w:rFonts w:ascii="Arial" w:eastAsia="Times New Roman" w:hAnsi="Arial" w:cs="Arial"/>
                <w:color w:val="000000"/>
                <w:sz w:val="20"/>
                <w:lang w:val="es-BO" w:eastAsia="es-BO"/>
              </w:rPr>
              <w:t>de Documentos</w:t>
            </w:r>
          </w:p>
        </w:tc>
      </w:tr>
      <w:tr w:rsidR="00AA5D96" w:rsidRPr="00F73B7F" w14:paraId="484F32F9"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01712D35"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6DDFF75C"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44216B99"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5129B69B"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4FBD0A06"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21634C0E"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79698781"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60805892"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36D2CADB"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4C9281A5"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2236798C"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hideMark/>
          </w:tcPr>
          <w:p w14:paraId="1EE1C2E2"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55FE1578"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0F8A6D5F" w14:textId="77777777" w:rsidR="00AA5D96" w:rsidRPr="00F73B7F"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AA5D96" w:rsidRPr="00F73B7F" w14:paraId="7F6EF664"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2B847042"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12D35B3D" w14:textId="77777777" w:rsidR="00AA5D96" w:rsidRPr="006806CC"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Listar Documentos de convocatoria</w:t>
            </w:r>
          </w:p>
        </w:tc>
        <w:tc>
          <w:tcPr>
            <w:tcW w:w="2303" w:type="dxa"/>
            <w:noWrap/>
          </w:tcPr>
          <w:p w14:paraId="515FDCAB" w14:textId="77777777" w:rsidR="00AA5D96" w:rsidRPr="006806CC"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65A17E16" w14:textId="77777777" w:rsidR="00AA5D96" w:rsidRPr="00F73B7F"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r w:rsidR="00AA5D96" w:rsidRPr="00F73B7F" w14:paraId="0FA1DF36"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5EEF69D0"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21BB4AC6" w14:textId="77777777" w:rsidR="00AA5D96"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Acceso al almacenamiento</w:t>
            </w:r>
          </w:p>
        </w:tc>
        <w:tc>
          <w:tcPr>
            <w:tcW w:w="2303" w:type="dxa"/>
            <w:noWrap/>
          </w:tcPr>
          <w:p w14:paraId="29304B39" w14:textId="77777777" w:rsidR="00AA5D96" w:rsidRPr="006806CC"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3CC29383" w14:textId="77777777" w:rsidR="00AA5D96"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r w:rsidR="00AA5D96" w:rsidRPr="00F73B7F" w14:paraId="641A1FDD" w14:textId="77777777" w:rsidTr="00D44BFE">
        <w:trPr>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4FFCCD31"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3058C1F2" w14:textId="77777777" w:rsidR="00AA5D96"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Verificación de Rol</w:t>
            </w:r>
          </w:p>
        </w:tc>
        <w:tc>
          <w:tcPr>
            <w:tcW w:w="2303" w:type="dxa"/>
            <w:noWrap/>
          </w:tcPr>
          <w:p w14:paraId="58151F07" w14:textId="77777777" w:rsidR="00AA5D96" w:rsidRPr="006806CC"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3D543FA3" w14:textId="77777777" w:rsidR="00AA5D96" w:rsidRDefault="00AA5D96" w:rsidP="00D44BFE">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r w:rsidR="00AA5D96" w:rsidRPr="00F73B7F" w14:paraId="6DA7A0B0" w14:textId="77777777" w:rsidTr="00D44B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59453E58" w14:textId="77777777" w:rsidR="00AA5D96" w:rsidRPr="00F73B7F" w:rsidRDefault="00AA5D96" w:rsidP="00D44BFE">
            <w:pPr>
              <w:spacing w:before="240" w:line="240" w:lineRule="auto"/>
              <w:jc w:val="both"/>
              <w:rPr>
                <w:rFonts w:ascii="Arial" w:eastAsia="Times New Roman" w:hAnsi="Arial" w:cs="Arial"/>
                <w:color w:val="000000"/>
                <w:sz w:val="20"/>
                <w:lang w:val="es-BO" w:eastAsia="es-BO"/>
              </w:rPr>
            </w:pPr>
          </w:p>
        </w:tc>
        <w:tc>
          <w:tcPr>
            <w:tcW w:w="5661" w:type="dxa"/>
            <w:noWrap/>
          </w:tcPr>
          <w:p w14:paraId="5075A6BC" w14:textId="77777777" w:rsidR="00AA5D96"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 xml:space="preserve">Descargar documento </w:t>
            </w:r>
          </w:p>
        </w:tc>
        <w:tc>
          <w:tcPr>
            <w:tcW w:w="2303" w:type="dxa"/>
            <w:noWrap/>
          </w:tcPr>
          <w:p w14:paraId="4C8A624C" w14:textId="77777777" w:rsidR="00AA5D96" w:rsidRPr="006806CC"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tcPr>
          <w:p w14:paraId="73E9DBF1" w14:textId="77777777" w:rsidR="00AA5D96" w:rsidRDefault="00AA5D96" w:rsidP="00D44BFE">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bl>
    <w:p w14:paraId="52CC6EC1" w14:textId="77777777" w:rsidR="00AA5D96" w:rsidRPr="007F7A2E" w:rsidRDefault="00AA5D96" w:rsidP="00AA5D96">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6FA7175D" w14:textId="657A0005" w:rsidR="00FC41FF" w:rsidRPr="00AA5D96" w:rsidRDefault="00FC41FF" w:rsidP="00BE6E49">
      <w:pPr>
        <w:spacing w:before="240"/>
        <w:jc w:val="both"/>
        <w:rPr>
          <w:rFonts w:ascii="Arial" w:hAnsi="Arial" w:cs="Arial"/>
          <w:b/>
          <w:bCs/>
          <w:szCs w:val="22"/>
          <w:lang w:val="es-BO"/>
        </w:rPr>
      </w:pPr>
      <w:r w:rsidRPr="00AA5D96">
        <w:rPr>
          <w:rFonts w:ascii="Arial" w:hAnsi="Arial" w:cs="Arial"/>
          <w:b/>
          <w:bCs/>
          <w:szCs w:val="22"/>
          <w:lang w:val="es-BO"/>
        </w:rPr>
        <w:t>Tabla Nro.</w:t>
      </w:r>
      <w:r w:rsidR="00AA5D96">
        <w:rPr>
          <w:rFonts w:ascii="Arial" w:hAnsi="Arial" w:cs="Arial"/>
          <w:b/>
          <w:bCs/>
          <w:szCs w:val="22"/>
          <w:lang w:val="es-BO"/>
        </w:rPr>
        <w:t>32</w:t>
      </w:r>
      <w:r w:rsidRPr="00AA5D96">
        <w:rPr>
          <w:rFonts w:ascii="Arial" w:hAnsi="Arial" w:cs="Arial"/>
          <w:b/>
          <w:bCs/>
          <w:szCs w:val="22"/>
          <w:lang w:val="es-BO"/>
        </w:rPr>
        <w:t xml:space="preserve"> </w:t>
      </w:r>
      <w:r w:rsidRPr="00AA5D96">
        <w:rPr>
          <w:rFonts w:ascii="Arial" w:hAnsi="Arial" w:cs="Arial"/>
          <w:szCs w:val="22"/>
          <w:lang w:val="es-BO"/>
        </w:rPr>
        <w:t xml:space="preserve">Sprint </w:t>
      </w:r>
      <w:r w:rsidR="00AA5D96">
        <w:rPr>
          <w:rFonts w:ascii="Arial" w:hAnsi="Arial" w:cs="Arial"/>
          <w:szCs w:val="22"/>
          <w:lang w:val="es-BO"/>
        </w:rPr>
        <w:t>5</w:t>
      </w:r>
      <w:r w:rsidRPr="00AA5D96">
        <w:rPr>
          <w:rFonts w:ascii="Arial" w:hAnsi="Arial" w:cs="Arial"/>
          <w:szCs w:val="22"/>
          <w:lang w:val="es-BO"/>
        </w:rPr>
        <w:t xml:space="preserve"> Backlog – Resultados</w:t>
      </w:r>
    </w:p>
    <w:tbl>
      <w:tblPr>
        <w:tblStyle w:val="Tablaconcuadrcula4-nfasis5"/>
        <w:tblW w:w="10064" w:type="dxa"/>
        <w:tblLook w:val="04A0" w:firstRow="1" w:lastRow="0" w:firstColumn="1" w:lastColumn="0" w:noHBand="0" w:noVBand="1"/>
      </w:tblPr>
      <w:tblGrid>
        <w:gridCol w:w="995"/>
        <w:gridCol w:w="5661"/>
        <w:gridCol w:w="2303"/>
        <w:gridCol w:w="1105"/>
      </w:tblGrid>
      <w:tr w:rsidR="00FC41FF" w:rsidRPr="00F73B7F" w14:paraId="22F7D9C7" w14:textId="77777777" w:rsidTr="00AE0C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78384D3B" w14:textId="77777777" w:rsidR="00FC41FF" w:rsidRPr="00F73B7F" w:rsidRDefault="00FC41FF"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093EEB" w:rsidRPr="00F73B7F" w14:paraId="732689DC"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96A7F30" w14:textId="77777777" w:rsidR="00FC41FF" w:rsidRPr="00F73B7F" w:rsidRDefault="00FC41FF"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259E0A63" w14:textId="77777777" w:rsidR="00FC41FF" w:rsidRPr="00F73B7F" w:rsidRDefault="00FC41F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3B01496A" w14:textId="77777777" w:rsidR="00FC41FF" w:rsidRPr="00F73B7F" w:rsidRDefault="00FC41F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3B6A2BFE" w14:textId="77777777" w:rsidR="00FC41FF" w:rsidRPr="00F73B7F" w:rsidRDefault="00FC41F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FC41FF" w:rsidRPr="00F73B7F" w14:paraId="5EB3C08C"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2883ADEA" w14:textId="1A6F90C9" w:rsidR="00FC41FF" w:rsidRPr="00F73B7F" w:rsidRDefault="00FC41FF" w:rsidP="00BE6E49">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1</w:t>
            </w:r>
            <w:r w:rsidR="00AA5D96">
              <w:rPr>
                <w:rFonts w:ascii="Arial" w:eastAsia="Times New Roman" w:hAnsi="Arial" w:cs="Arial"/>
                <w:color w:val="000000"/>
                <w:sz w:val="20"/>
                <w:lang w:val="es-BO" w:eastAsia="es-BO"/>
              </w:rPr>
              <w:t>5</w:t>
            </w:r>
            <w:r w:rsidRPr="00F73B7F">
              <w:rPr>
                <w:rFonts w:ascii="Arial" w:eastAsia="Times New Roman" w:hAnsi="Arial" w:cs="Arial"/>
                <w:color w:val="000000"/>
                <w:sz w:val="20"/>
                <w:lang w:val="es-BO" w:eastAsia="es-BO"/>
              </w:rPr>
              <w:t xml:space="preserve">.- </w:t>
            </w:r>
            <w:r>
              <w:rPr>
                <w:rFonts w:ascii="Arial" w:eastAsia="Times New Roman" w:hAnsi="Arial" w:cs="Arial"/>
                <w:color w:val="000000"/>
                <w:sz w:val="20"/>
                <w:lang w:val="es-BO" w:eastAsia="es-BO"/>
              </w:rPr>
              <w:t>Notificación de Resultados</w:t>
            </w:r>
          </w:p>
        </w:tc>
      </w:tr>
      <w:tr w:rsidR="00FC41FF" w:rsidRPr="00F73B7F" w14:paraId="52862104"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30EEB332" w14:textId="77777777" w:rsidR="00FC41FF" w:rsidRPr="00F73B7F" w:rsidRDefault="00FC41F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505D5410" w14:textId="77777777" w:rsidR="00FC41FF" w:rsidRPr="00F73B7F" w:rsidRDefault="00FC41F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276ECDEB" w14:textId="77777777" w:rsidR="00FC41FF" w:rsidRPr="00F73B7F" w:rsidRDefault="00FC41F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60DE7D9F" w14:textId="77777777" w:rsidR="00FC41FF" w:rsidRPr="00F73B7F" w:rsidRDefault="00FC41F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FC41FF" w:rsidRPr="00F73B7F" w14:paraId="024A4D93"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7EAD71A3" w14:textId="77777777" w:rsidR="00FC41FF" w:rsidRPr="00F73B7F" w:rsidRDefault="00FC41F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5EED7C97" w14:textId="77777777" w:rsidR="00FC41FF" w:rsidRPr="00F73B7F" w:rsidRDefault="00FC41F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57D188CB" w14:textId="77777777" w:rsidR="00FC41FF" w:rsidRPr="00F73B7F" w:rsidRDefault="00FC41F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1C79A8B8" w14:textId="77777777" w:rsidR="00FC41FF" w:rsidRPr="00F73B7F" w:rsidRDefault="00FC41F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FC41FF" w:rsidRPr="00F73B7F" w14:paraId="05D90E4B"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778EB2C0" w14:textId="77777777" w:rsidR="00FC41FF" w:rsidRPr="00F73B7F" w:rsidRDefault="00FC41F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386C725A" w14:textId="0F17B465" w:rsidR="00FC41FF" w:rsidRPr="00F73B7F" w:rsidRDefault="00FC41F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 xml:space="preserve">Reusar las </w:t>
            </w:r>
            <w:r w:rsidRPr="00F73B7F">
              <w:rPr>
                <w:rFonts w:ascii="Arial" w:eastAsia="Times New Roman" w:hAnsi="Arial" w:cs="Arial"/>
                <w:color w:val="000000"/>
                <w:sz w:val="20"/>
                <w:lang w:val="es-BO" w:eastAsia="es-BO"/>
              </w:rPr>
              <w:t>Interfaces</w:t>
            </w:r>
          </w:p>
        </w:tc>
        <w:tc>
          <w:tcPr>
            <w:tcW w:w="2303" w:type="dxa"/>
            <w:noWrap/>
            <w:hideMark/>
          </w:tcPr>
          <w:p w14:paraId="336BC82E" w14:textId="77777777" w:rsidR="00FC41FF" w:rsidRPr="00F73B7F" w:rsidRDefault="00FC41F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48EB4C40" w14:textId="77777777" w:rsidR="00FC41FF" w:rsidRPr="00F73B7F" w:rsidRDefault="00FC41F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FC41FF" w:rsidRPr="00F73B7F" w14:paraId="5E368FB1"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7305FAF5" w14:textId="77777777" w:rsidR="00FC41FF" w:rsidRPr="00F73B7F" w:rsidRDefault="00FC41F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47796D2F" w14:textId="2E15B80A" w:rsidR="00FC41FF" w:rsidRPr="00F73B7F" w:rsidRDefault="00FC41F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Listar por orden de estado la convocatoria</w:t>
            </w:r>
          </w:p>
        </w:tc>
        <w:tc>
          <w:tcPr>
            <w:tcW w:w="2303" w:type="dxa"/>
            <w:noWrap/>
            <w:hideMark/>
          </w:tcPr>
          <w:p w14:paraId="185E785F" w14:textId="77777777" w:rsidR="00FC41FF" w:rsidRPr="00F73B7F" w:rsidRDefault="00FC41F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hideMark/>
          </w:tcPr>
          <w:p w14:paraId="7B3C953F" w14:textId="77777777" w:rsidR="00FC41FF" w:rsidRPr="00F73B7F" w:rsidRDefault="00FC41F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bl>
    <w:p w14:paraId="5C33DADC" w14:textId="77777777" w:rsidR="00FC41FF" w:rsidRDefault="00FC41FF" w:rsidP="00BE6E4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29DDA72F" w14:textId="501938D6" w:rsidR="00232B4F" w:rsidRPr="00D67123" w:rsidRDefault="00232B4F" w:rsidP="00BE6E49">
      <w:pPr>
        <w:spacing w:before="240"/>
        <w:jc w:val="both"/>
        <w:rPr>
          <w:rFonts w:ascii="Arial" w:hAnsi="Arial" w:cs="Arial"/>
          <w:b/>
          <w:bCs/>
          <w:szCs w:val="22"/>
        </w:rPr>
      </w:pPr>
      <w:r w:rsidRPr="00D67123">
        <w:rPr>
          <w:rFonts w:ascii="Arial" w:hAnsi="Arial" w:cs="Arial"/>
          <w:b/>
          <w:bCs/>
          <w:szCs w:val="22"/>
        </w:rPr>
        <w:t>Tabla Nro.3</w:t>
      </w:r>
      <w:r>
        <w:rPr>
          <w:rFonts w:ascii="Arial" w:hAnsi="Arial" w:cs="Arial"/>
          <w:b/>
          <w:bCs/>
          <w:szCs w:val="22"/>
        </w:rPr>
        <w:t>3</w:t>
      </w:r>
      <w:r w:rsidRPr="00D67123">
        <w:rPr>
          <w:rFonts w:ascii="Arial" w:hAnsi="Arial" w:cs="Arial"/>
          <w:b/>
          <w:bCs/>
          <w:szCs w:val="22"/>
        </w:rPr>
        <w:t xml:space="preserve"> </w:t>
      </w:r>
      <w:r w:rsidRPr="00D67123">
        <w:rPr>
          <w:rFonts w:ascii="Arial" w:hAnsi="Arial" w:cs="Arial"/>
          <w:szCs w:val="22"/>
        </w:rPr>
        <w:t xml:space="preserve">Sprint 5 Backlog – </w:t>
      </w:r>
      <w:r>
        <w:rPr>
          <w:rFonts w:ascii="Arial" w:hAnsi="Arial" w:cs="Arial"/>
          <w:szCs w:val="22"/>
        </w:rPr>
        <w:t>Exportar Datos</w:t>
      </w:r>
    </w:p>
    <w:tbl>
      <w:tblPr>
        <w:tblStyle w:val="Tablaconcuadrcula4-nfasis5"/>
        <w:tblW w:w="10064" w:type="dxa"/>
        <w:tblLook w:val="04A0" w:firstRow="1" w:lastRow="0" w:firstColumn="1" w:lastColumn="0" w:noHBand="0" w:noVBand="1"/>
      </w:tblPr>
      <w:tblGrid>
        <w:gridCol w:w="995"/>
        <w:gridCol w:w="5661"/>
        <w:gridCol w:w="2303"/>
        <w:gridCol w:w="1105"/>
      </w:tblGrid>
      <w:tr w:rsidR="00232B4F" w:rsidRPr="00F73B7F" w14:paraId="000267CA" w14:textId="77777777" w:rsidTr="00AE0C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64" w:type="dxa"/>
            <w:gridSpan w:val="4"/>
            <w:noWrap/>
            <w:hideMark/>
          </w:tcPr>
          <w:p w14:paraId="3763856D" w14:textId="77777777" w:rsidR="00232B4F" w:rsidRPr="00F73B7F" w:rsidRDefault="00232B4F"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Pila del sprint</w:t>
            </w:r>
          </w:p>
        </w:tc>
      </w:tr>
      <w:tr w:rsidR="00093EEB" w:rsidRPr="00F73B7F" w14:paraId="05DEF003"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775464E8" w14:textId="77777777" w:rsidR="00232B4F" w:rsidRPr="00F73B7F" w:rsidRDefault="00232B4F" w:rsidP="00BE6E49">
            <w:pPr>
              <w:spacing w:before="240" w:line="240" w:lineRule="auto"/>
              <w:jc w:val="both"/>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Backlog</w:t>
            </w:r>
          </w:p>
        </w:tc>
        <w:tc>
          <w:tcPr>
            <w:tcW w:w="5661" w:type="dxa"/>
            <w:noWrap/>
            <w:hideMark/>
          </w:tcPr>
          <w:p w14:paraId="7BAFFEC8" w14:textId="77777777" w:rsidR="00232B4F" w:rsidRPr="00F73B7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Tarea</w:t>
            </w:r>
          </w:p>
        </w:tc>
        <w:tc>
          <w:tcPr>
            <w:tcW w:w="2303" w:type="dxa"/>
            <w:noWrap/>
            <w:hideMark/>
          </w:tcPr>
          <w:p w14:paraId="29CE3904" w14:textId="77777777" w:rsidR="00232B4F" w:rsidRPr="00F73B7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Tipo</w:t>
            </w:r>
          </w:p>
        </w:tc>
        <w:tc>
          <w:tcPr>
            <w:tcW w:w="1105" w:type="dxa"/>
            <w:noWrap/>
            <w:hideMark/>
          </w:tcPr>
          <w:p w14:paraId="676E19C1" w14:textId="77777777" w:rsidR="00232B4F" w:rsidRPr="00F73B7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Estado</w:t>
            </w:r>
          </w:p>
        </w:tc>
      </w:tr>
      <w:tr w:rsidR="00232B4F" w:rsidRPr="00F73B7F" w14:paraId="24CAD5BB"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10064" w:type="dxa"/>
            <w:gridSpan w:val="4"/>
            <w:shd w:val="clear" w:color="auto" w:fill="4472C4" w:themeFill="accent5"/>
            <w:noWrap/>
            <w:hideMark/>
          </w:tcPr>
          <w:p w14:paraId="54AA4FF9" w14:textId="4B224A2A" w:rsidR="00232B4F" w:rsidRPr="00F73B7F" w:rsidRDefault="00232B4F" w:rsidP="00BE6E49">
            <w:pPr>
              <w:spacing w:before="240" w:line="240" w:lineRule="auto"/>
              <w:jc w:val="both"/>
              <w:rPr>
                <w:rFonts w:ascii="Arial" w:eastAsia="Times New Roman" w:hAnsi="Arial" w:cs="Arial"/>
                <w:color w:val="000000"/>
                <w:sz w:val="20"/>
                <w:lang w:val="es-BO" w:eastAsia="es-BO"/>
              </w:rPr>
            </w:pPr>
            <w:r>
              <w:rPr>
                <w:rFonts w:ascii="Arial" w:eastAsia="Times New Roman" w:hAnsi="Arial" w:cs="Arial"/>
                <w:color w:val="000000"/>
                <w:sz w:val="20"/>
                <w:lang w:val="es-BO" w:eastAsia="es-BO"/>
              </w:rPr>
              <w:t>16</w:t>
            </w:r>
            <w:r w:rsidRPr="00F73B7F">
              <w:rPr>
                <w:rFonts w:ascii="Arial" w:eastAsia="Times New Roman" w:hAnsi="Arial" w:cs="Arial"/>
                <w:color w:val="000000"/>
                <w:sz w:val="20"/>
                <w:lang w:val="es-BO" w:eastAsia="es-BO"/>
              </w:rPr>
              <w:t xml:space="preserve">.- </w:t>
            </w:r>
            <w:r>
              <w:rPr>
                <w:rFonts w:ascii="Arial" w:eastAsia="Times New Roman" w:hAnsi="Arial" w:cs="Arial"/>
                <w:color w:val="000000"/>
                <w:sz w:val="20"/>
                <w:lang w:val="es-BO" w:eastAsia="es-BO"/>
              </w:rPr>
              <w:t>Exportar Datos</w:t>
            </w:r>
          </w:p>
        </w:tc>
      </w:tr>
      <w:tr w:rsidR="00232B4F" w:rsidRPr="00F73B7F" w14:paraId="0CFE3ED1"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4762B59" w14:textId="77777777" w:rsidR="00232B4F" w:rsidRPr="00F73B7F" w:rsidRDefault="00232B4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1469A297" w14:textId="77777777" w:rsidR="00232B4F" w:rsidRPr="00F73B7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 xml:space="preserve">Diseño y </w:t>
            </w:r>
            <w:r w:rsidRPr="006806CC">
              <w:rPr>
                <w:rFonts w:ascii="Arial" w:eastAsia="Times New Roman" w:hAnsi="Arial" w:cs="Arial"/>
                <w:color w:val="000000"/>
                <w:sz w:val="20"/>
                <w:lang w:val="es-BO" w:eastAsia="es-BO"/>
              </w:rPr>
              <w:t>planificación</w:t>
            </w:r>
          </w:p>
        </w:tc>
        <w:tc>
          <w:tcPr>
            <w:tcW w:w="2303" w:type="dxa"/>
            <w:noWrap/>
            <w:hideMark/>
          </w:tcPr>
          <w:p w14:paraId="338F499B" w14:textId="77777777" w:rsidR="00232B4F" w:rsidRPr="00F73B7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Análisis y diseño </w:t>
            </w:r>
          </w:p>
        </w:tc>
        <w:tc>
          <w:tcPr>
            <w:tcW w:w="1105" w:type="dxa"/>
            <w:noWrap/>
            <w:hideMark/>
          </w:tcPr>
          <w:p w14:paraId="1B07957B" w14:textId="77777777" w:rsidR="00232B4F" w:rsidRPr="00F73B7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32B4F" w:rsidRPr="00F73B7F" w14:paraId="45C51563"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10BC9512" w14:textId="77777777" w:rsidR="00232B4F" w:rsidRPr="00F73B7F" w:rsidRDefault="00232B4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2DAF8F69" w14:textId="77777777" w:rsidR="00232B4F" w:rsidRPr="00F73B7F" w:rsidRDefault="00232B4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r w:rsidRPr="00F73B7F">
              <w:rPr>
                <w:rFonts w:ascii="Arial" w:eastAsia="Times New Roman" w:hAnsi="Arial" w:cs="Arial"/>
                <w:color w:val="000000"/>
                <w:sz w:val="20"/>
                <w:lang w:val="es-BO" w:eastAsia="es-BO"/>
              </w:rPr>
              <w:t xml:space="preserve"> de </w:t>
            </w:r>
            <w:r w:rsidRPr="006806CC">
              <w:rPr>
                <w:rFonts w:ascii="Arial" w:eastAsia="Times New Roman" w:hAnsi="Arial" w:cs="Arial"/>
                <w:color w:val="000000"/>
                <w:sz w:val="20"/>
                <w:lang w:val="es-BO" w:eastAsia="es-BO"/>
              </w:rPr>
              <w:t>base</w:t>
            </w:r>
            <w:r w:rsidRPr="00F73B7F">
              <w:rPr>
                <w:rFonts w:ascii="Arial" w:eastAsia="Times New Roman" w:hAnsi="Arial" w:cs="Arial"/>
                <w:color w:val="000000"/>
                <w:sz w:val="20"/>
                <w:lang w:val="es-BO" w:eastAsia="es-BO"/>
              </w:rPr>
              <w:t xml:space="preserve"> de datos</w:t>
            </w:r>
          </w:p>
        </w:tc>
        <w:tc>
          <w:tcPr>
            <w:tcW w:w="2303" w:type="dxa"/>
            <w:noWrap/>
            <w:hideMark/>
          </w:tcPr>
          <w:p w14:paraId="431D67A4" w14:textId="77777777" w:rsidR="00232B4F" w:rsidRPr="00F73B7F" w:rsidRDefault="00232B4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 xml:space="preserve">Codificación </w:t>
            </w:r>
          </w:p>
        </w:tc>
        <w:tc>
          <w:tcPr>
            <w:tcW w:w="1105" w:type="dxa"/>
            <w:noWrap/>
            <w:hideMark/>
          </w:tcPr>
          <w:p w14:paraId="5A1DD6C4" w14:textId="77777777" w:rsidR="00232B4F" w:rsidRPr="00F73B7F" w:rsidRDefault="00232B4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32B4F" w:rsidRPr="00F73B7F" w14:paraId="5862974C"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hideMark/>
          </w:tcPr>
          <w:p w14:paraId="34D25E4B" w14:textId="77777777" w:rsidR="00232B4F" w:rsidRPr="00F73B7F" w:rsidRDefault="00232B4F" w:rsidP="00BE6E49">
            <w:pPr>
              <w:spacing w:before="240" w:line="240" w:lineRule="auto"/>
              <w:jc w:val="both"/>
              <w:rPr>
                <w:rFonts w:ascii="Arial" w:eastAsia="Times New Roman" w:hAnsi="Arial" w:cs="Arial"/>
                <w:color w:val="000000"/>
                <w:sz w:val="20"/>
                <w:lang w:val="es-BO" w:eastAsia="es-BO"/>
              </w:rPr>
            </w:pPr>
          </w:p>
        </w:tc>
        <w:tc>
          <w:tcPr>
            <w:tcW w:w="5661" w:type="dxa"/>
            <w:noWrap/>
            <w:hideMark/>
          </w:tcPr>
          <w:p w14:paraId="0578293C" w14:textId="77777777" w:rsidR="00232B4F" w:rsidRPr="00F73B7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Creación</w:t>
            </w:r>
            <w:r w:rsidRPr="00F73B7F">
              <w:rPr>
                <w:rFonts w:ascii="Arial" w:eastAsia="Times New Roman" w:hAnsi="Arial" w:cs="Arial"/>
                <w:color w:val="000000"/>
                <w:sz w:val="20"/>
                <w:lang w:val="es-BO" w:eastAsia="es-BO"/>
              </w:rPr>
              <w:t xml:space="preserve"> de Interfaces</w:t>
            </w:r>
          </w:p>
        </w:tc>
        <w:tc>
          <w:tcPr>
            <w:tcW w:w="2303" w:type="dxa"/>
            <w:noWrap/>
            <w:hideMark/>
          </w:tcPr>
          <w:p w14:paraId="6DD288EF" w14:textId="77777777" w:rsidR="00232B4F" w:rsidRPr="00F73B7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Análisis y diseño</w:t>
            </w:r>
          </w:p>
        </w:tc>
        <w:tc>
          <w:tcPr>
            <w:tcW w:w="1105" w:type="dxa"/>
            <w:noWrap/>
            <w:hideMark/>
          </w:tcPr>
          <w:p w14:paraId="40DC241F" w14:textId="77777777" w:rsidR="00232B4F" w:rsidRPr="00F73B7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F73B7F">
              <w:rPr>
                <w:rFonts w:ascii="Arial" w:eastAsia="Times New Roman" w:hAnsi="Arial" w:cs="Arial"/>
                <w:color w:val="000000"/>
                <w:sz w:val="20"/>
                <w:lang w:val="es-BO" w:eastAsia="es-BO"/>
              </w:rPr>
              <w:t>INICIADO</w:t>
            </w:r>
          </w:p>
        </w:tc>
      </w:tr>
      <w:tr w:rsidR="00232B4F" w:rsidRPr="00F73B7F" w14:paraId="00AFDED7" w14:textId="77777777" w:rsidTr="00AE0CFA">
        <w:trPr>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595316E0" w14:textId="77777777" w:rsidR="00232B4F" w:rsidRPr="00F73B7F" w:rsidRDefault="00232B4F" w:rsidP="00BE6E49">
            <w:pPr>
              <w:spacing w:before="240" w:line="240" w:lineRule="auto"/>
              <w:jc w:val="both"/>
              <w:rPr>
                <w:rFonts w:ascii="Arial" w:eastAsia="Times New Roman" w:hAnsi="Arial" w:cs="Arial"/>
                <w:color w:val="000000"/>
                <w:sz w:val="20"/>
                <w:lang w:val="es-BO" w:eastAsia="es-BO"/>
              </w:rPr>
            </w:pPr>
          </w:p>
        </w:tc>
        <w:tc>
          <w:tcPr>
            <w:tcW w:w="5661" w:type="dxa"/>
            <w:noWrap/>
          </w:tcPr>
          <w:p w14:paraId="63A1682A" w14:textId="17C8093A" w:rsidR="00232B4F" w:rsidRDefault="00232B4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Envió o compartir datos de Convocatoria</w:t>
            </w:r>
          </w:p>
        </w:tc>
        <w:tc>
          <w:tcPr>
            <w:tcW w:w="2303" w:type="dxa"/>
            <w:noWrap/>
          </w:tcPr>
          <w:p w14:paraId="4225F677" w14:textId="77777777" w:rsidR="00232B4F" w:rsidRPr="006806CC" w:rsidRDefault="00232B4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456CF997" w14:textId="77777777" w:rsidR="00232B4F" w:rsidRDefault="00232B4F" w:rsidP="00BE6E49">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r w:rsidR="00232B4F" w:rsidRPr="00F73B7F" w14:paraId="05BA7A03" w14:textId="77777777" w:rsidTr="00AE0C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 w:type="dxa"/>
            <w:noWrap/>
          </w:tcPr>
          <w:p w14:paraId="76048E6E" w14:textId="77777777" w:rsidR="00232B4F" w:rsidRPr="00F73B7F" w:rsidRDefault="00232B4F" w:rsidP="00BE6E49">
            <w:pPr>
              <w:spacing w:before="240" w:line="240" w:lineRule="auto"/>
              <w:jc w:val="both"/>
              <w:rPr>
                <w:rFonts w:ascii="Arial" w:eastAsia="Times New Roman" w:hAnsi="Arial" w:cs="Arial"/>
                <w:color w:val="000000"/>
                <w:sz w:val="20"/>
                <w:lang w:val="es-BO" w:eastAsia="es-BO"/>
              </w:rPr>
            </w:pPr>
          </w:p>
        </w:tc>
        <w:tc>
          <w:tcPr>
            <w:tcW w:w="5661" w:type="dxa"/>
            <w:noWrap/>
          </w:tcPr>
          <w:p w14:paraId="27D9183C" w14:textId="77777777" w:rsidR="00232B4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Verificación de Rol</w:t>
            </w:r>
          </w:p>
        </w:tc>
        <w:tc>
          <w:tcPr>
            <w:tcW w:w="2303" w:type="dxa"/>
            <w:noWrap/>
          </w:tcPr>
          <w:p w14:paraId="4E8387FE" w14:textId="77777777" w:rsidR="00232B4F" w:rsidRPr="006806CC"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sidRPr="006806CC">
              <w:rPr>
                <w:rFonts w:ascii="Arial" w:eastAsia="Times New Roman" w:hAnsi="Arial" w:cs="Arial"/>
                <w:color w:val="000000"/>
                <w:sz w:val="20"/>
                <w:lang w:val="es-BO" w:eastAsia="es-BO"/>
              </w:rPr>
              <w:t>Codificación</w:t>
            </w:r>
          </w:p>
        </w:tc>
        <w:tc>
          <w:tcPr>
            <w:tcW w:w="1105" w:type="dxa"/>
            <w:noWrap/>
          </w:tcPr>
          <w:p w14:paraId="2704FF14" w14:textId="77777777" w:rsidR="00232B4F" w:rsidRDefault="00232B4F" w:rsidP="00BE6E49">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lang w:val="es-BO" w:eastAsia="es-BO"/>
              </w:rPr>
            </w:pPr>
            <w:r>
              <w:rPr>
                <w:rFonts w:ascii="Arial" w:eastAsia="Times New Roman" w:hAnsi="Arial" w:cs="Arial"/>
                <w:color w:val="000000"/>
                <w:sz w:val="20"/>
                <w:lang w:val="es-BO" w:eastAsia="es-BO"/>
              </w:rPr>
              <w:t>INICIADO</w:t>
            </w:r>
          </w:p>
        </w:tc>
      </w:tr>
    </w:tbl>
    <w:p w14:paraId="6C79C3F9" w14:textId="166008CB" w:rsidR="00093EEB" w:rsidRDefault="00232B4F" w:rsidP="00F01A3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20CA6067" w14:textId="0C788C59" w:rsidR="00093EEB" w:rsidRDefault="00093EEB" w:rsidP="00F01A39">
      <w:pPr>
        <w:pStyle w:val="Ttulo2"/>
        <w:tabs>
          <w:tab w:val="left" w:pos="5245"/>
        </w:tabs>
        <w:jc w:val="both"/>
        <w:rPr>
          <w:rFonts w:ascii="Arial" w:hAnsi="Arial"/>
          <w:sz w:val="22"/>
          <w:szCs w:val="22"/>
        </w:rPr>
      </w:pPr>
      <w:r w:rsidRPr="00411076">
        <w:rPr>
          <w:rFonts w:ascii="Arial" w:hAnsi="Arial"/>
          <w:sz w:val="22"/>
          <w:szCs w:val="22"/>
        </w:rPr>
        <w:t>2.</w:t>
      </w:r>
      <w:r>
        <w:rPr>
          <w:rFonts w:ascii="Arial" w:hAnsi="Arial"/>
          <w:sz w:val="22"/>
          <w:szCs w:val="22"/>
        </w:rPr>
        <w:t>7</w:t>
      </w:r>
      <w:r w:rsidRPr="00411076">
        <w:rPr>
          <w:rFonts w:ascii="Arial" w:hAnsi="Arial"/>
          <w:sz w:val="22"/>
          <w:szCs w:val="22"/>
        </w:rPr>
        <w:t xml:space="preserve">. </w:t>
      </w:r>
      <w:r>
        <w:rPr>
          <w:rFonts w:ascii="Arial" w:hAnsi="Arial"/>
          <w:sz w:val="22"/>
          <w:szCs w:val="22"/>
        </w:rPr>
        <w:t xml:space="preserve">Estudio de factibilidad </w:t>
      </w:r>
    </w:p>
    <w:p w14:paraId="0CEAFF8B" w14:textId="1AD99754" w:rsidR="00093EEB" w:rsidRDefault="00D43515" w:rsidP="00F01A39">
      <w:pPr>
        <w:spacing w:before="240"/>
        <w:jc w:val="both"/>
        <w:rPr>
          <w:rFonts w:ascii="Arial" w:hAnsi="Arial" w:cs="Arial"/>
          <w:lang w:val="es-ES"/>
        </w:rPr>
      </w:pPr>
      <w:r w:rsidRPr="00D43515">
        <w:rPr>
          <w:rFonts w:ascii="Arial" w:hAnsi="Arial" w:cs="Arial"/>
          <w:lang w:val="es-ES"/>
        </w:rPr>
        <w:t xml:space="preserve">El estudio de factibilidad es </w:t>
      </w:r>
      <w:r>
        <w:rPr>
          <w:rFonts w:ascii="Arial" w:hAnsi="Arial" w:cs="Arial"/>
          <w:lang w:val="es-ES"/>
        </w:rPr>
        <w:t>muy importante</w:t>
      </w:r>
      <w:r w:rsidRPr="00D43515">
        <w:rPr>
          <w:rFonts w:ascii="Arial" w:hAnsi="Arial" w:cs="Arial"/>
          <w:lang w:val="es-ES"/>
        </w:rPr>
        <w:t>, ya que de él depende si el proyecto es viable o no</w:t>
      </w:r>
      <w:r>
        <w:rPr>
          <w:rFonts w:ascii="Arial" w:hAnsi="Arial" w:cs="Arial"/>
          <w:lang w:val="es-ES"/>
        </w:rPr>
        <w:t>, p</w:t>
      </w:r>
      <w:r w:rsidRPr="00D43515">
        <w:rPr>
          <w:rFonts w:ascii="Arial" w:hAnsi="Arial" w:cs="Arial"/>
          <w:lang w:val="es-ES"/>
        </w:rPr>
        <w:t>ara ello, se consideran tres aspectos importantes:</w:t>
      </w:r>
    </w:p>
    <w:p w14:paraId="4927E1FA" w14:textId="1A80E7B8" w:rsidR="00093EEB" w:rsidRDefault="00093EEB" w:rsidP="00F01A39">
      <w:pPr>
        <w:numPr>
          <w:ilvl w:val="0"/>
          <w:numId w:val="39"/>
        </w:numPr>
        <w:spacing w:before="240"/>
        <w:jc w:val="both"/>
        <w:rPr>
          <w:rFonts w:ascii="Arial" w:hAnsi="Arial" w:cs="Arial"/>
          <w:lang w:val="es-ES"/>
        </w:rPr>
      </w:pPr>
      <w:r>
        <w:rPr>
          <w:rFonts w:ascii="Arial" w:hAnsi="Arial" w:cs="Arial"/>
          <w:lang w:val="es-ES"/>
        </w:rPr>
        <w:t>Factibilidad técnica.</w:t>
      </w:r>
    </w:p>
    <w:p w14:paraId="7E824218" w14:textId="5E462E78" w:rsidR="00093EEB" w:rsidRDefault="00093EEB" w:rsidP="00F01A39">
      <w:pPr>
        <w:numPr>
          <w:ilvl w:val="0"/>
          <w:numId w:val="39"/>
        </w:numPr>
        <w:spacing w:before="240"/>
        <w:jc w:val="both"/>
        <w:rPr>
          <w:rFonts w:ascii="Arial" w:hAnsi="Arial" w:cs="Arial"/>
          <w:lang w:val="es-ES"/>
        </w:rPr>
      </w:pPr>
      <w:r>
        <w:rPr>
          <w:rFonts w:ascii="Arial" w:hAnsi="Arial" w:cs="Arial"/>
          <w:lang w:val="es-ES"/>
        </w:rPr>
        <w:t>Factibilidad operacional.</w:t>
      </w:r>
    </w:p>
    <w:p w14:paraId="549E70B1" w14:textId="01C49869" w:rsidR="00093EEB" w:rsidRDefault="00093EEB" w:rsidP="00F01A39">
      <w:pPr>
        <w:numPr>
          <w:ilvl w:val="0"/>
          <w:numId w:val="39"/>
        </w:numPr>
        <w:spacing w:before="240"/>
        <w:jc w:val="both"/>
        <w:rPr>
          <w:rFonts w:ascii="Arial" w:hAnsi="Arial" w:cs="Arial"/>
          <w:lang w:val="es-ES"/>
        </w:rPr>
      </w:pPr>
      <w:r>
        <w:rPr>
          <w:rFonts w:ascii="Arial" w:hAnsi="Arial" w:cs="Arial"/>
          <w:lang w:val="es-ES"/>
        </w:rPr>
        <w:t>Factibilidad económica para la elaboración del proyecto.</w:t>
      </w:r>
    </w:p>
    <w:p w14:paraId="3515186A" w14:textId="5FEE9E5A" w:rsidR="00093EEB" w:rsidRDefault="00093EEB" w:rsidP="00F01A39">
      <w:pPr>
        <w:pStyle w:val="Ttulo3"/>
        <w:jc w:val="both"/>
        <w:rPr>
          <w:rFonts w:ascii="Arial" w:hAnsi="Arial"/>
          <w:sz w:val="22"/>
          <w:szCs w:val="22"/>
        </w:rPr>
      </w:pPr>
      <w:r w:rsidRPr="00093EEB">
        <w:rPr>
          <w:rFonts w:ascii="Arial" w:hAnsi="Arial"/>
          <w:sz w:val="22"/>
          <w:szCs w:val="22"/>
        </w:rPr>
        <w:t>2.7.1. Factibilidad técnica</w:t>
      </w:r>
    </w:p>
    <w:p w14:paraId="19A8E738" w14:textId="13BC572A" w:rsidR="00093EEB" w:rsidRDefault="00EA2FA2" w:rsidP="00F01A39">
      <w:pPr>
        <w:spacing w:before="240"/>
        <w:jc w:val="both"/>
        <w:rPr>
          <w:rFonts w:ascii="Arial" w:hAnsi="Arial" w:cs="Arial"/>
          <w:lang w:val="es-ES"/>
        </w:rPr>
      </w:pPr>
      <w:r w:rsidRPr="00EA2FA2">
        <w:rPr>
          <w:rFonts w:ascii="Arial" w:hAnsi="Arial" w:cs="Arial"/>
          <w:lang w:val="es-ES"/>
        </w:rPr>
        <w:t>Este análisis permite evaluar si el proyecto puede ser implementado utilizando los recursos tecnológicos disponibles. Implica analizar si existen los conocimientos técnicos necesarios, la tecnología adecuada y la infraestructura requerida. En resumen, la factibilidad técnica examina si es posible llevar a cabo las soluciones propuestas y si se cuenta con los recursos técnicos y humanos necesarios</w:t>
      </w:r>
      <w:r>
        <w:rPr>
          <w:rFonts w:ascii="Arial" w:hAnsi="Arial" w:cs="Arial"/>
          <w:lang w:val="es-ES"/>
        </w:rPr>
        <w:t>.</w:t>
      </w:r>
    </w:p>
    <w:p w14:paraId="533A3483" w14:textId="134DA99E" w:rsidR="00695F3D" w:rsidRDefault="00695F3D" w:rsidP="00F01A39">
      <w:pPr>
        <w:spacing w:before="240"/>
        <w:jc w:val="both"/>
        <w:rPr>
          <w:rFonts w:ascii="Arial" w:hAnsi="Arial" w:cs="Arial"/>
          <w:szCs w:val="22"/>
          <w:lang w:val="es-BO"/>
        </w:rPr>
      </w:pPr>
      <w:r w:rsidRPr="00CA53C9">
        <w:rPr>
          <w:rFonts w:ascii="Arial" w:hAnsi="Arial" w:cs="Arial"/>
          <w:b/>
          <w:bCs/>
          <w:szCs w:val="22"/>
          <w:lang w:val="es-BO"/>
        </w:rPr>
        <w:t>Tabla Nro.3</w:t>
      </w:r>
      <w:r w:rsidR="00CA53C9" w:rsidRPr="00CA53C9">
        <w:rPr>
          <w:rFonts w:ascii="Arial" w:hAnsi="Arial" w:cs="Arial"/>
          <w:b/>
          <w:bCs/>
          <w:szCs w:val="22"/>
          <w:lang w:val="es-BO"/>
        </w:rPr>
        <w:t>4</w:t>
      </w:r>
      <w:r w:rsidRPr="00CA53C9">
        <w:rPr>
          <w:rFonts w:ascii="Arial" w:hAnsi="Arial" w:cs="Arial"/>
          <w:b/>
          <w:bCs/>
          <w:szCs w:val="22"/>
          <w:lang w:val="es-BO"/>
        </w:rPr>
        <w:t xml:space="preserve"> </w:t>
      </w:r>
      <w:r w:rsidR="00CA53C9" w:rsidRPr="00CA53C9">
        <w:rPr>
          <w:rFonts w:ascii="Arial" w:hAnsi="Arial" w:cs="Arial"/>
          <w:szCs w:val="22"/>
          <w:lang w:val="es-BO"/>
        </w:rPr>
        <w:t>Recursos del s</w:t>
      </w:r>
      <w:r w:rsidR="00CA53C9">
        <w:rPr>
          <w:rFonts w:ascii="Arial" w:hAnsi="Arial" w:cs="Arial"/>
          <w:szCs w:val="22"/>
          <w:lang w:val="es-BO"/>
        </w:rPr>
        <w:t>oftware</w:t>
      </w:r>
    </w:p>
    <w:tbl>
      <w:tblPr>
        <w:tblStyle w:val="Tablaconcuadrcula5oscura-nfasis6"/>
        <w:tblW w:w="7780" w:type="dxa"/>
        <w:tblLook w:val="04A0" w:firstRow="1" w:lastRow="0" w:firstColumn="1" w:lastColumn="0" w:noHBand="0" w:noVBand="1"/>
      </w:tblPr>
      <w:tblGrid>
        <w:gridCol w:w="1200"/>
        <w:gridCol w:w="4720"/>
        <w:gridCol w:w="1860"/>
      </w:tblGrid>
      <w:tr w:rsidR="00AA1F76" w:rsidRPr="00AA1F76" w14:paraId="30ED6A65" w14:textId="77777777" w:rsidTr="00AA1F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9678C6" w14:textId="77777777" w:rsidR="00AA1F76" w:rsidRPr="00AA1F76" w:rsidRDefault="00AA1F76" w:rsidP="00F01A39">
            <w:pPr>
              <w:spacing w:before="240"/>
              <w:jc w:val="both"/>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Cantidad</w:t>
            </w:r>
          </w:p>
        </w:tc>
        <w:tc>
          <w:tcPr>
            <w:tcW w:w="4720" w:type="dxa"/>
            <w:noWrap/>
            <w:hideMark/>
          </w:tcPr>
          <w:p w14:paraId="72A426D5" w14:textId="6D16E632" w:rsidR="00AA1F76" w:rsidRPr="00AA1F76" w:rsidRDefault="00AA1F76" w:rsidP="00F01A39">
            <w:pPr>
              <w:spacing w:before="24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 xml:space="preserve">Descripción </w:t>
            </w:r>
          </w:p>
        </w:tc>
        <w:tc>
          <w:tcPr>
            <w:tcW w:w="1860" w:type="dxa"/>
            <w:noWrap/>
            <w:hideMark/>
          </w:tcPr>
          <w:p w14:paraId="1E72B098" w14:textId="24F244EF" w:rsidR="00AA1F76" w:rsidRPr="00AA1F76" w:rsidRDefault="00AA1F76" w:rsidP="00F01A39">
            <w:pPr>
              <w:spacing w:before="24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 xml:space="preserve">Característica </w:t>
            </w:r>
          </w:p>
        </w:tc>
      </w:tr>
      <w:tr w:rsidR="00AA1F76" w:rsidRPr="00AA1F76" w14:paraId="5CD2AA8A" w14:textId="77777777" w:rsidTr="00AA1F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F1780DB" w14:textId="77777777" w:rsidR="00AA1F76" w:rsidRPr="00AA1F76" w:rsidRDefault="00AA1F76" w:rsidP="00F01A39">
            <w:pPr>
              <w:spacing w:before="240"/>
              <w:jc w:val="both"/>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1</w:t>
            </w:r>
          </w:p>
        </w:tc>
        <w:tc>
          <w:tcPr>
            <w:tcW w:w="4720" w:type="dxa"/>
            <w:noWrap/>
            <w:hideMark/>
          </w:tcPr>
          <w:p w14:paraId="63B71511" w14:textId="77777777" w:rsidR="00AA1F76" w:rsidRPr="00AA1F76" w:rsidRDefault="00AA1F76"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 xml:space="preserve">Sistema Operativo </w:t>
            </w:r>
          </w:p>
        </w:tc>
        <w:tc>
          <w:tcPr>
            <w:tcW w:w="1860" w:type="dxa"/>
            <w:noWrap/>
            <w:hideMark/>
          </w:tcPr>
          <w:p w14:paraId="01B02045" w14:textId="77777777" w:rsidR="00AA1F76" w:rsidRPr="00AA1F76" w:rsidRDefault="00AA1F76"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 xml:space="preserve">Windows 10 </w:t>
            </w:r>
            <w:r w:rsidRPr="00AA1F76">
              <w:rPr>
                <w:rFonts w:ascii="Calibri" w:eastAsia="Times New Roman" w:hAnsi="Calibri" w:cs="Calibri"/>
                <w:color w:val="000000"/>
                <w:szCs w:val="22"/>
                <w:lang w:val="es-BO" w:eastAsia="es-BO"/>
              </w:rPr>
              <w:lastRenderedPageBreak/>
              <w:t>Home</w:t>
            </w:r>
          </w:p>
        </w:tc>
      </w:tr>
      <w:tr w:rsidR="00AA1F76" w:rsidRPr="00AA1F76" w14:paraId="0840739E" w14:textId="77777777" w:rsidTr="00AA1F76">
        <w:trPr>
          <w:trHeight w:val="6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8E5682C" w14:textId="77777777" w:rsidR="00AA1F76" w:rsidRPr="00AA1F76" w:rsidRDefault="00AA1F76" w:rsidP="00F01A39">
            <w:pPr>
              <w:spacing w:before="240"/>
              <w:jc w:val="both"/>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lastRenderedPageBreak/>
              <w:t>1</w:t>
            </w:r>
          </w:p>
        </w:tc>
        <w:tc>
          <w:tcPr>
            <w:tcW w:w="4720" w:type="dxa"/>
            <w:noWrap/>
            <w:hideMark/>
          </w:tcPr>
          <w:p w14:paraId="33DA2A04" w14:textId="1085DC34" w:rsidR="00AA1F76" w:rsidRPr="00AA1F76" w:rsidRDefault="00AA1F76" w:rsidP="00F01A39">
            <w:pPr>
              <w:spacing w:before="24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L</w:t>
            </w:r>
            <w:r w:rsidRPr="00AA1F76">
              <w:rPr>
                <w:rFonts w:ascii="Calibri" w:eastAsia="Times New Roman" w:hAnsi="Calibri" w:cs="Calibri"/>
                <w:color w:val="000000"/>
                <w:szCs w:val="22"/>
                <w:lang w:val="es-BO" w:eastAsia="es-BO"/>
              </w:rPr>
              <w:t xml:space="preserve">enguaje de Programación </w:t>
            </w:r>
          </w:p>
        </w:tc>
        <w:tc>
          <w:tcPr>
            <w:tcW w:w="1860" w:type="dxa"/>
            <w:hideMark/>
          </w:tcPr>
          <w:p w14:paraId="538AA09C" w14:textId="49E6D1B4" w:rsidR="00AA1F76" w:rsidRPr="00AA1F76" w:rsidRDefault="00AA1F76" w:rsidP="00F01A39">
            <w:pPr>
              <w:spacing w:before="24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JavaScript / Node.js v16.4.5</w:t>
            </w:r>
          </w:p>
        </w:tc>
      </w:tr>
      <w:tr w:rsidR="00AA1F76" w:rsidRPr="00AA1F76" w14:paraId="47A2BD43" w14:textId="77777777" w:rsidTr="00AA1F7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A019F0" w14:textId="77777777" w:rsidR="00AA1F76" w:rsidRPr="00AA1F76" w:rsidRDefault="00AA1F76" w:rsidP="00F01A39">
            <w:pPr>
              <w:spacing w:before="240"/>
              <w:jc w:val="both"/>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1</w:t>
            </w:r>
          </w:p>
        </w:tc>
        <w:tc>
          <w:tcPr>
            <w:tcW w:w="4720" w:type="dxa"/>
            <w:noWrap/>
            <w:hideMark/>
          </w:tcPr>
          <w:p w14:paraId="380FE61A" w14:textId="77777777" w:rsidR="00AA1F76" w:rsidRPr="00AA1F76" w:rsidRDefault="00AA1F76"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Framework de Desarrollo</w:t>
            </w:r>
          </w:p>
        </w:tc>
        <w:tc>
          <w:tcPr>
            <w:tcW w:w="1860" w:type="dxa"/>
            <w:hideMark/>
          </w:tcPr>
          <w:p w14:paraId="54FB4C16" w14:textId="77777777" w:rsidR="00AA1F76" w:rsidRPr="00AA1F76" w:rsidRDefault="00AA1F76"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React v18.3.1 / Express v4.20.0</w:t>
            </w:r>
          </w:p>
        </w:tc>
      </w:tr>
      <w:tr w:rsidR="00AA1F76" w:rsidRPr="00AA1F76" w14:paraId="20FDEF16" w14:textId="77777777" w:rsidTr="00AA1F76">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94381F0" w14:textId="77777777" w:rsidR="00AA1F76" w:rsidRPr="00AA1F76" w:rsidRDefault="00AA1F76" w:rsidP="00F01A39">
            <w:pPr>
              <w:spacing w:before="240"/>
              <w:jc w:val="both"/>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1</w:t>
            </w:r>
          </w:p>
        </w:tc>
        <w:tc>
          <w:tcPr>
            <w:tcW w:w="4720" w:type="dxa"/>
            <w:noWrap/>
            <w:hideMark/>
          </w:tcPr>
          <w:p w14:paraId="3DDCC2C8" w14:textId="77777777" w:rsidR="00AA1F76" w:rsidRPr="00AA1F76" w:rsidRDefault="00AA1F76" w:rsidP="00F01A39">
            <w:pPr>
              <w:spacing w:before="24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Servidor de Base de Datos</w:t>
            </w:r>
          </w:p>
        </w:tc>
        <w:tc>
          <w:tcPr>
            <w:tcW w:w="1860" w:type="dxa"/>
            <w:noWrap/>
            <w:hideMark/>
          </w:tcPr>
          <w:p w14:paraId="59295064" w14:textId="77777777" w:rsidR="00AA1F76" w:rsidRPr="00AA1F76" w:rsidRDefault="00AA1F76" w:rsidP="00F01A39">
            <w:pPr>
              <w:spacing w:before="24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AA1F76">
              <w:rPr>
                <w:rFonts w:ascii="Calibri" w:eastAsia="Times New Roman" w:hAnsi="Calibri" w:cs="Calibri"/>
                <w:color w:val="000000"/>
                <w:szCs w:val="22"/>
                <w:lang w:val="es-BO" w:eastAsia="es-BO"/>
              </w:rPr>
              <w:t>PostgreSQL v15.8</w:t>
            </w:r>
          </w:p>
        </w:tc>
      </w:tr>
    </w:tbl>
    <w:p w14:paraId="683748FC" w14:textId="77777777" w:rsidR="00AA1F76" w:rsidRDefault="00AA1F76" w:rsidP="00F01A3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6860AB54" w14:textId="74F95D78" w:rsidR="00AA1F76" w:rsidRDefault="00AA1F76" w:rsidP="00F01A39">
      <w:pPr>
        <w:spacing w:before="240"/>
        <w:jc w:val="both"/>
        <w:rPr>
          <w:rFonts w:ascii="Arial" w:hAnsi="Arial" w:cs="Arial"/>
          <w:szCs w:val="22"/>
          <w:lang w:val="es-BO"/>
        </w:rPr>
      </w:pPr>
      <w:r w:rsidRPr="00CA53C9">
        <w:rPr>
          <w:rFonts w:ascii="Arial" w:hAnsi="Arial" w:cs="Arial"/>
          <w:b/>
          <w:bCs/>
          <w:szCs w:val="22"/>
          <w:lang w:val="es-BO"/>
        </w:rPr>
        <w:t>Tabla Nro.3</w:t>
      </w:r>
      <w:r>
        <w:rPr>
          <w:rFonts w:ascii="Arial" w:hAnsi="Arial" w:cs="Arial"/>
          <w:b/>
          <w:bCs/>
          <w:szCs w:val="22"/>
          <w:lang w:val="es-BO"/>
        </w:rPr>
        <w:t xml:space="preserve">5 </w:t>
      </w:r>
      <w:r w:rsidRPr="00CA53C9">
        <w:rPr>
          <w:rFonts w:ascii="Arial" w:hAnsi="Arial" w:cs="Arial"/>
          <w:szCs w:val="22"/>
          <w:lang w:val="es-BO"/>
        </w:rPr>
        <w:t xml:space="preserve">Recursos del </w:t>
      </w:r>
      <w:r>
        <w:rPr>
          <w:rFonts w:ascii="Arial" w:hAnsi="Arial" w:cs="Arial"/>
          <w:szCs w:val="22"/>
          <w:lang w:val="es-BO"/>
        </w:rPr>
        <w:t xml:space="preserve">hardware para desarrollo </w:t>
      </w:r>
    </w:p>
    <w:tbl>
      <w:tblPr>
        <w:tblStyle w:val="Tablaconcuadrcula5oscura-nfasis6"/>
        <w:tblW w:w="8900" w:type="dxa"/>
        <w:tblLook w:val="04A0" w:firstRow="1" w:lastRow="0" w:firstColumn="1" w:lastColumn="0" w:noHBand="0" w:noVBand="1"/>
      </w:tblPr>
      <w:tblGrid>
        <w:gridCol w:w="1200"/>
        <w:gridCol w:w="4720"/>
        <w:gridCol w:w="2980"/>
      </w:tblGrid>
      <w:tr w:rsidR="008E152E" w:rsidRPr="008E152E" w14:paraId="0ECD8850" w14:textId="77777777" w:rsidTr="008E152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DA67CB" w14:textId="77777777" w:rsidR="008E152E" w:rsidRPr="008E152E" w:rsidRDefault="008E152E" w:rsidP="00F01A39">
            <w:pPr>
              <w:spacing w:before="240"/>
              <w:jc w:val="both"/>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Cantidad</w:t>
            </w:r>
          </w:p>
        </w:tc>
        <w:tc>
          <w:tcPr>
            <w:tcW w:w="4720" w:type="dxa"/>
            <w:noWrap/>
            <w:hideMark/>
          </w:tcPr>
          <w:p w14:paraId="61CCC3EA" w14:textId="209203EC" w:rsidR="008E152E" w:rsidRPr="008E152E" w:rsidRDefault="008E152E" w:rsidP="00F01A39">
            <w:pPr>
              <w:spacing w:before="24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 xml:space="preserve">Descripción </w:t>
            </w:r>
          </w:p>
        </w:tc>
        <w:tc>
          <w:tcPr>
            <w:tcW w:w="2980" w:type="dxa"/>
            <w:noWrap/>
            <w:hideMark/>
          </w:tcPr>
          <w:p w14:paraId="0784DAE0" w14:textId="3BFA799F" w:rsidR="008E152E" w:rsidRPr="008E152E" w:rsidRDefault="008E152E" w:rsidP="00F01A39">
            <w:pPr>
              <w:spacing w:before="24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 xml:space="preserve">Característica </w:t>
            </w:r>
          </w:p>
        </w:tc>
      </w:tr>
      <w:tr w:rsidR="008E152E" w:rsidRPr="008E152E" w14:paraId="218DD178" w14:textId="77777777" w:rsidTr="008E15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DF31CBB" w14:textId="77777777" w:rsidR="008E152E" w:rsidRPr="008E152E" w:rsidRDefault="008E152E" w:rsidP="00F01A39">
            <w:pPr>
              <w:spacing w:before="240"/>
              <w:jc w:val="both"/>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1</w:t>
            </w:r>
          </w:p>
        </w:tc>
        <w:tc>
          <w:tcPr>
            <w:tcW w:w="4720" w:type="dxa"/>
            <w:noWrap/>
            <w:hideMark/>
          </w:tcPr>
          <w:p w14:paraId="72A2308F" w14:textId="77777777" w:rsidR="008E152E" w:rsidRPr="008E152E" w:rsidRDefault="008E152E"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Tarjeta Madre</w:t>
            </w:r>
          </w:p>
        </w:tc>
        <w:tc>
          <w:tcPr>
            <w:tcW w:w="2980" w:type="dxa"/>
            <w:noWrap/>
            <w:hideMark/>
          </w:tcPr>
          <w:p w14:paraId="532DDD40" w14:textId="6C65FAC6" w:rsidR="008E152E" w:rsidRPr="008E152E" w:rsidRDefault="008E152E"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 xml:space="preserve">HP, </w:t>
            </w:r>
            <w:proofErr w:type="spellStart"/>
            <w:r w:rsidRPr="008E152E">
              <w:rPr>
                <w:rFonts w:ascii="Calibri" w:eastAsia="Times New Roman" w:hAnsi="Calibri" w:cs="Calibri"/>
                <w:color w:val="000000"/>
                <w:szCs w:val="22"/>
                <w:lang w:val="es-BO" w:eastAsia="es-BO"/>
              </w:rPr>
              <w:t>ASRock</w:t>
            </w:r>
            <w:proofErr w:type="spellEnd"/>
            <w:r>
              <w:rPr>
                <w:rFonts w:ascii="Calibri" w:eastAsia="Times New Roman" w:hAnsi="Calibri" w:cs="Calibri"/>
                <w:color w:val="000000"/>
                <w:szCs w:val="22"/>
                <w:lang w:val="es-BO" w:eastAsia="es-BO"/>
              </w:rPr>
              <w:t xml:space="preserve">, </w:t>
            </w:r>
            <w:r w:rsidRPr="008E152E">
              <w:rPr>
                <w:rFonts w:ascii="Calibri" w:eastAsia="Times New Roman" w:hAnsi="Calibri" w:cs="Calibri"/>
                <w:color w:val="000000"/>
                <w:szCs w:val="22"/>
                <w:lang w:eastAsia="es-BO"/>
              </w:rPr>
              <w:t>ATX</w:t>
            </w:r>
          </w:p>
        </w:tc>
      </w:tr>
      <w:tr w:rsidR="008E152E" w:rsidRPr="008E152E" w14:paraId="154EF79B" w14:textId="77777777" w:rsidTr="008E152E">
        <w:trPr>
          <w:trHeight w:val="9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8A9ADAD" w14:textId="77777777" w:rsidR="008E152E" w:rsidRPr="008E152E" w:rsidRDefault="008E152E" w:rsidP="00F01A39">
            <w:pPr>
              <w:spacing w:before="240"/>
              <w:jc w:val="both"/>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1</w:t>
            </w:r>
          </w:p>
        </w:tc>
        <w:tc>
          <w:tcPr>
            <w:tcW w:w="4720" w:type="dxa"/>
            <w:noWrap/>
            <w:hideMark/>
          </w:tcPr>
          <w:p w14:paraId="0078B1D3" w14:textId="77777777" w:rsidR="008E152E" w:rsidRPr="008E152E" w:rsidRDefault="008E152E" w:rsidP="00F01A39">
            <w:pPr>
              <w:spacing w:before="24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Procesador</w:t>
            </w:r>
          </w:p>
        </w:tc>
        <w:tc>
          <w:tcPr>
            <w:tcW w:w="2980" w:type="dxa"/>
            <w:hideMark/>
          </w:tcPr>
          <w:p w14:paraId="314A9550" w14:textId="1E4FCD1B" w:rsidR="008E152E" w:rsidRPr="008E152E" w:rsidRDefault="008E152E" w:rsidP="00F01A39">
            <w:pPr>
              <w:spacing w:before="24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s-BO"/>
              </w:rPr>
            </w:pPr>
            <w:r w:rsidRPr="008E152E">
              <w:rPr>
                <w:rFonts w:ascii="Calibri" w:eastAsia="Times New Roman" w:hAnsi="Calibri" w:cs="Calibri"/>
                <w:color w:val="000000"/>
                <w:szCs w:val="22"/>
                <w:lang w:eastAsia="es-BO"/>
              </w:rPr>
              <w:t>Intel core i</w:t>
            </w:r>
            <w:proofErr w:type="gramStart"/>
            <w:r w:rsidRPr="008E152E">
              <w:rPr>
                <w:rFonts w:ascii="Calibri" w:eastAsia="Times New Roman" w:hAnsi="Calibri" w:cs="Calibri"/>
                <w:color w:val="000000"/>
                <w:szCs w:val="22"/>
                <w:lang w:eastAsia="es-BO"/>
              </w:rPr>
              <w:t>5,i</w:t>
            </w:r>
            <w:proofErr w:type="gramEnd"/>
            <w:r w:rsidRPr="008E152E">
              <w:rPr>
                <w:rFonts w:ascii="Calibri" w:eastAsia="Times New Roman" w:hAnsi="Calibri" w:cs="Calibri"/>
                <w:color w:val="000000"/>
                <w:szCs w:val="22"/>
                <w:lang w:eastAsia="es-BO"/>
              </w:rPr>
              <w:t>7</w:t>
            </w:r>
            <w:r w:rsidRPr="008E152E">
              <w:rPr>
                <w:rFonts w:ascii="Calibri" w:eastAsia="Times New Roman" w:hAnsi="Calibri" w:cs="Calibri"/>
                <w:color w:val="000000"/>
                <w:szCs w:val="22"/>
                <w:lang w:eastAsia="es-BO"/>
              </w:rPr>
              <w:br/>
              <w:t xml:space="preserve">Ryzen 5,7  </w:t>
            </w:r>
          </w:p>
        </w:tc>
      </w:tr>
      <w:tr w:rsidR="008E152E" w:rsidRPr="008E152E" w14:paraId="03A95CF1" w14:textId="77777777" w:rsidTr="008E15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17DB69D" w14:textId="77777777" w:rsidR="008E152E" w:rsidRPr="008E152E" w:rsidRDefault="008E152E" w:rsidP="00F01A39">
            <w:pPr>
              <w:spacing w:before="240"/>
              <w:jc w:val="both"/>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1</w:t>
            </w:r>
          </w:p>
        </w:tc>
        <w:tc>
          <w:tcPr>
            <w:tcW w:w="4720" w:type="dxa"/>
            <w:noWrap/>
            <w:hideMark/>
          </w:tcPr>
          <w:p w14:paraId="1ED350D5" w14:textId="77777777" w:rsidR="008E152E" w:rsidRPr="008E152E" w:rsidRDefault="008E152E"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Memoria RAM</w:t>
            </w:r>
          </w:p>
        </w:tc>
        <w:tc>
          <w:tcPr>
            <w:tcW w:w="2980" w:type="dxa"/>
            <w:hideMark/>
          </w:tcPr>
          <w:p w14:paraId="2BD0C885" w14:textId="77777777" w:rsidR="008E152E" w:rsidRPr="008E152E" w:rsidRDefault="008E152E"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8 gigas</w:t>
            </w:r>
          </w:p>
        </w:tc>
      </w:tr>
      <w:tr w:rsidR="008E152E" w:rsidRPr="0093149C" w14:paraId="7EA12D2A" w14:textId="77777777" w:rsidTr="008E152E">
        <w:trPr>
          <w:trHeight w:val="9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5F3161" w14:textId="77777777" w:rsidR="008E152E" w:rsidRPr="008E152E" w:rsidRDefault="008E152E" w:rsidP="00F01A39">
            <w:pPr>
              <w:spacing w:before="240"/>
              <w:jc w:val="both"/>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1</w:t>
            </w:r>
          </w:p>
        </w:tc>
        <w:tc>
          <w:tcPr>
            <w:tcW w:w="4720" w:type="dxa"/>
            <w:noWrap/>
            <w:hideMark/>
          </w:tcPr>
          <w:p w14:paraId="45F60B53" w14:textId="77777777" w:rsidR="008E152E" w:rsidRPr="008E152E" w:rsidRDefault="008E152E" w:rsidP="00F01A39">
            <w:pPr>
              <w:spacing w:before="24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Tarjeta de Video</w:t>
            </w:r>
          </w:p>
        </w:tc>
        <w:tc>
          <w:tcPr>
            <w:tcW w:w="2980" w:type="dxa"/>
            <w:hideMark/>
          </w:tcPr>
          <w:p w14:paraId="0B1D5060" w14:textId="6E7CA658" w:rsidR="008E152E" w:rsidRPr="008E152E" w:rsidRDefault="008E152E" w:rsidP="00F01A39">
            <w:pPr>
              <w:spacing w:before="24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NVIDIA GeForce 940M</w:t>
            </w:r>
            <w:r>
              <w:rPr>
                <w:rFonts w:ascii="Calibri" w:eastAsia="Times New Roman" w:hAnsi="Calibri" w:cs="Calibri"/>
                <w:color w:val="000000"/>
                <w:szCs w:val="22"/>
                <w:lang w:val="es-BO" w:eastAsia="es-BO"/>
              </w:rPr>
              <w:br/>
              <w:t>G</w:t>
            </w:r>
            <w:r w:rsidRPr="008E152E">
              <w:rPr>
                <w:rFonts w:ascii="Calibri" w:eastAsia="Times New Roman" w:hAnsi="Calibri" w:cs="Calibri"/>
                <w:color w:val="000000"/>
                <w:szCs w:val="22"/>
                <w:lang w:val="es-BO" w:eastAsia="es-BO"/>
              </w:rPr>
              <w:t xml:space="preserve">ráficos integrados Radeon </w:t>
            </w:r>
            <w:proofErr w:type="spellStart"/>
            <w:r w:rsidRPr="008E152E">
              <w:rPr>
                <w:rFonts w:ascii="Calibri" w:eastAsia="Times New Roman" w:hAnsi="Calibri" w:cs="Calibri"/>
                <w:color w:val="000000"/>
                <w:szCs w:val="22"/>
                <w:lang w:val="es-BO" w:eastAsia="es-BO"/>
              </w:rPr>
              <w:t>Graphics</w:t>
            </w:r>
            <w:proofErr w:type="spellEnd"/>
          </w:p>
        </w:tc>
      </w:tr>
      <w:tr w:rsidR="008E152E" w:rsidRPr="008E152E" w14:paraId="0A05CCA6" w14:textId="77777777" w:rsidTr="008E15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84EB09A" w14:textId="77777777" w:rsidR="008E152E" w:rsidRPr="008E152E" w:rsidRDefault="008E152E" w:rsidP="00F01A39">
            <w:pPr>
              <w:spacing w:before="240"/>
              <w:jc w:val="both"/>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1</w:t>
            </w:r>
          </w:p>
        </w:tc>
        <w:tc>
          <w:tcPr>
            <w:tcW w:w="4720" w:type="dxa"/>
            <w:noWrap/>
            <w:hideMark/>
          </w:tcPr>
          <w:p w14:paraId="4DD9BFAA" w14:textId="77777777" w:rsidR="008E152E" w:rsidRPr="008E152E" w:rsidRDefault="008E152E"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Unidad de Almacenamiento</w:t>
            </w:r>
          </w:p>
        </w:tc>
        <w:tc>
          <w:tcPr>
            <w:tcW w:w="2980" w:type="dxa"/>
            <w:noWrap/>
            <w:hideMark/>
          </w:tcPr>
          <w:p w14:paraId="359AADAE" w14:textId="77777777" w:rsidR="008E152E" w:rsidRPr="008E152E" w:rsidRDefault="008E152E" w:rsidP="00F01A39">
            <w:pPr>
              <w:spacing w:before="24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E152E">
              <w:rPr>
                <w:rFonts w:ascii="Calibri" w:eastAsia="Times New Roman" w:hAnsi="Calibri" w:cs="Calibri"/>
                <w:color w:val="000000"/>
                <w:szCs w:val="22"/>
                <w:lang w:val="es-BO" w:eastAsia="es-BO"/>
              </w:rPr>
              <w:t>500 GB</w:t>
            </w:r>
          </w:p>
        </w:tc>
      </w:tr>
    </w:tbl>
    <w:p w14:paraId="59D5DCFE" w14:textId="34F1FA73" w:rsidR="00AA1F76" w:rsidRDefault="00AA1F76" w:rsidP="00F01A39">
      <w:pPr>
        <w:spacing w:before="240"/>
        <w:jc w:val="both"/>
        <w:rPr>
          <w:rFonts w:ascii="Arial" w:hAnsi="Arial" w:cs="Arial"/>
          <w:szCs w:val="22"/>
          <w:lang w:val="es-ES"/>
        </w:rPr>
      </w:pPr>
      <w:r w:rsidRPr="007F7A2E">
        <w:rPr>
          <w:rFonts w:ascii="Arial" w:hAnsi="Arial" w:cs="Arial"/>
          <w:b/>
          <w:bCs/>
          <w:szCs w:val="22"/>
          <w:lang w:val="es-ES"/>
        </w:rPr>
        <w:t xml:space="preserve">Fuente: </w:t>
      </w:r>
      <w:r w:rsidRPr="007F7A2E">
        <w:rPr>
          <w:rFonts w:ascii="Arial" w:hAnsi="Arial" w:cs="Arial"/>
          <w:szCs w:val="22"/>
          <w:lang w:val="es-ES"/>
        </w:rPr>
        <w:t>Elaboración Propia</w:t>
      </w:r>
    </w:p>
    <w:p w14:paraId="38AC1434" w14:textId="66FBF011" w:rsidR="00A12073" w:rsidRDefault="00EA2FA2" w:rsidP="00F01A39">
      <w:pPr>
        <w:spacing w:before="240"/>
        <w:jc w:val="both"/>
        <w:rPr>
          <w:rFonts w:ascii="Arial" w:hAnsi="Arial" w:cs="Arial"/>
          <w:szCs w:val="22"/>
          <w:lang w:val="es-ES"/>
        </w:rPr>
      </w:pPr>
      <w:r w:rsidRPr="00EA2FA2">
        <w:rPr>
          <w:rFonts w:ascii="Arial" w:hAnsi="Arial" w:cs="Arial"/>
          <w:lang w:val="es-ES"/>
        </w:rPr>
        <w:lastRenderedPageBreak/>
        <w:t>concluye que el proyecto es técnicamente factible, ya que se cuenta con los recursos humanos, de hardware y software necesarios para su desarrollo.</w:t>
      </w:r>
    </w:p>
    <w:p w14:paraId="649F47A2" w14:textId="6A68A294" w:rsidR="00A45253" w:rsidRDefault="00A45253" w:rsidP="00F01A39">
      <w:pPr>
        <w:pStyle w:val="Ttulo3"/>
        <w:jc w:val="both"/>
        <w:rPr>
          <w:rFonts w:ascii="Arial" w:hAnsi="Arial"/>
        </w:rPr>
      </w:pPr>
      <w:r w:rsidRPr="00A45253">
        <w:rPr>
          <w:rFonts w:ascii="Arial" w:hAnsi="Arial"/>
          <w:sz w:val="22"/>
          <w:szCs w:val="24"/>
        </w:rPr>
        <w:t>2.7.2. Factibilidad operacional</w:t>
      </w:r>
    </w:p>
    <w:p w14:paraId="4E652948" w14:textId="5729D9AB" w:rsidR="00167A20" w:rsidRDefault="00BE6E49" w:rsidP="00F01A39">
      <w:pPr>
        <w:spacing w:before="240"/>
        <w:jc w:val="both"/>
        <w:rPr>
          <w:rFonts w:ascii="Arial" w:hAnsi="Arial"/>
          <w:lang w:val="es-BO"/>
        </w:rPr>
      </w:pPr>
      <w:r w:rsidRPr="00BE6E49">
        <w:rPr>
          <w:rFonts w:ascii="Arial" w:hAnsi="Arial" w:cs="Arial"/>
          <w:lang w:val="es-ES"/>
        </w:rPr>
        <w:t>El proyecto es operacionalmente factible por las siguientes razones: Existe el apoyo por parte de la Universidad Autónoma Tomás Frías de Potosí para el desarrollo del sistema, ya que este gestionará las convocatorias de docentes dentro de la universidad, abarcando todas las facultades y sus respectivas decanaturas.</w:t>
      </w:r>
    </w:p>
    <w:p w14:paraId="05E89D82" w14:textId="1B6FDB7D" w:rsidR="00167A20" w:rsidRPr="00BE6E49" w:rsidRDefault="00BE6E49" w:rsidP="00F01A39">
      <w:pPr>
        <w:spacing w:before="240"/>
        <w:jc w:val="both"/>
        <w:rPr>
          <w:rFonts w:ascii="Arial" w:hAnsi="Arial"/>
          <w:u w:val="single"/>
          <w:lang w:val="es-BO"/>
        </w:rPr>
      </w:pPr>
      <w:r w:rsidRPr="00BE6E49">
        <w:rPr>
          <w:rFonts w:ascii="Arial" w:hAnsi="Arial"/>
          <w:lang w:val="es-BO"/>
        </w:rPr>
        <w:t>El sistema contará con interfaces fáciles de entender, lo que lo hará accesible para los usuarios, facilitando la obtención de la información necesaria.</w:t>
      </w:r>
    </w:p>
    <w:p w14:paraId="0DA593C4" w14:textId="75F03F70" w:rsidR="00167A20" w:rsidRDefault="001A1C48" w:rsidP="00F01A39">
      <w:pPr>
        <w:spacing w:before="240"/>
        <w:jc w:val="both"/>
        <w:rPr>
          <w:rFonts w:ascii="Arial" w:hAnsi="Arial"/>
          <w:lang w:val="es-BO"/>
        </w:rPr>
      </w:pPr>
      <w:r w:rsidRPr="001A1C48">
        <w:rPr>
          <w:rFonts w:ascii="Arial" w:hAnsi="Arial"/>
          <w:lang w:val="es-BO"/>
        </w:rPr>
        <w:t>Con el auge de la era digital y la popularidad de los sitios web, el sistema será bien recibido por el personal, ya que hoy en día existen numerosos programas informáticos que mejoran la eficiencia de las gestiones administrativas.</w:t>
      </w:r>
    </w:p>
    <w:p w14:paraId="1823CE14" w14:textId="7A7E2C94" w:rsidR="00F01A39" w:rsidRDefault="00F01A39" w:rsidP="00F01A39">
      <w:pPr>
        <w:pStyle w:val="Ttulo3"/>
        <w:jc w:val="both"/>
        <w:rPr>
          <w:rFonts w:ascii="Arial" w:hAnsi="Arial"/>
          <w:b w:val="0"/>
          <w:bCs w:val="0"/>
          <w:sz w:val="22"/>
          <w:szCs w:val="24"/>
        </w:rPr>
      </w:pPr>
      <w:r w:rsidRPr="0026285E">
        <w:rPr>
          <w:rFonts w:ascii="Arial" w:hAnsi="Arial"/>
          <w:sz w:val="22"/>
          <w:szCs w:val="24"/>
        </w:rPr>
        <w:t>2.7.3.</w:t>
      </w:r>
      <w:r>
        <w:rPr>
          <w:rFonts w:ascii="Arial" w:hAnsi="Arial"/>
          <w:sz w:val="22"/>
          <w:szCs w:val="24"/>
        </w:rPr>
        <w:t xml:space="preserve"> Factibilidad Económica</w:t>
      </w:r>
      <w:r>
        <w:rPr>
          <w:rFonts w:ascii="Arial" w:hAnsi="Arial"/>
          <w:sz w:val="22"/>
          <w:szCs w:val="24"/>
        </w:rPr>
        <w:br/>
      </w:r>
      <w:r w:rsidRPr="0026285E">
        <w:rPr>
          <w:rFonts w:ascii="Arial" w:hAnsi="Arial"/>
          <w:b w:val="0"/>
          <w:bCs w:val="0"/>
          <w:sz w:val="22"/>
          <w:szCs w:val="24"/>
        </w:rPr>
        <w:t>Para realizar el estudio de factibilidad economía del proyecto se tomó en cuenta los costes del software y Hardware, además del costo del desarrollo del sistema de un valor de 153146</w:t>
      </w:r>
      <w:r>
        <w:rPr>
          <w:rFonts w:ascii="Arial" w:hAnsi="Arial"/>
          <w:b w:val="0"/>
          <w:bCs w:val="0"/>
          <w:sz w:val="22"/>
          <w:szCs w:val="24"/>
        </w:rPr>
        <w:t>,1 para este último se empleó el modelo de estimación de costos de COCOMO básico utilizando métricas orientadas a la función (</w:t>
      </w:r>
      <w:proofErr w:type="spellStart"/>
      <w:r>
        <w:rPr>
          <w:rFonts w:ascii="Arial" w:hAnsi="Arial"/>
          <w:b w:val="0"/>
          <w:bCs w:val="0"/>
          <w:sz w:val="22"/>
          <w:szCs w:val="24"/>
        </w:rPr>
        <w:t>Pf</w:t>
      </w:r>
      <w:proofErr w:type="spellEnd"/>
      <w:r>
        <w:rPr>
          <w:rFonts w:ascii="Arial" w:hAnsi="Arial"/>
          <w:b w:val="0"/>
          <w:bCs w:val="0"/>
          <w:sz w:val="22"/>
          <w:szCs w:val="24"/>
        </w:rPr>
        <w:t xml:space="preserve">), esta información se le puede observar en el </w:t>
      </w:r>
      <w:r w:rsidRPr="007B1FCB">
        <w:rPr>
          <w:rFonts w:ascii="Arial" w:hAnsi="Arial"/>
          <w:sz w:val="22"/>
          <w:szCs w:val="24"/>
        </w:rPr>
        <w:t>(Ver Anexo 6)</w:t>
      </w:r>
      <w:r>
        <w:rPr>
          <w:rFonts w:ascii="Arial" w:hAnsi="Arial"/>
          <w:sz w:val="22"/>
          <w:szCs w:val="24"/>
        </w:rPr>
        <w:t xml:space="preserve"> </w:t>
      </w:r>
      <w:r w:rsidRPr="007B1FCB">
        <w:rPr>
          <w:rFonts w:ascii="Arial" w:hAnsi="Arial"/>
          <w:b w:val="0"/>
          <w:bCs w:val="0"/>
          <w:sz w:val="22"/>
          <w:szCs w:val="24"/>
        </w:rPr>
        <w:t>donde</w:t>
      </w:r>
      <w:r>
        <w:rPr>
          <w:rFonts w:ascii="Arial" w:hAnsi="Arial"/>
          <w:sz w:val="22"/>
          <w:szCs w:val="24"/>
        </w:rPr>
        <w:t xml:space="preserve"> </w:t>
      </w:r>
      <w:r w:rsidRPr="007B1FCB">
        <w:rPr>
          <w:rFonts w:ascii="Arial" w:hAnsi="Arial"/>
          <w:b w:val="0"/>
          <w:bCs w:val="0"/>
          <w:sz w:val="22"/>
          <w:szCs w:val="24"/>
        </w:rPr>
        <w:t>revisando los costos se puede apreciar que el pro</w:t>
      </w:r>
      <w:r>
        <w:rPr>
          <w:rFonts w:ascii="Arial" w:hAnsi="Arial"/>
          <w:b w:val="0"/>
          <w:bCs w:val="0"/>
          <w:sz w:val="22"/>
          <w:szCs w:val="24"/>
        </w:rPr>
        <w:t>yecto es factible. Al ser un trabajo dirigido el proyecto no tiene un costo y que más bien aporta un beneficio para la Universidad Autónoma Tomás Frías Potosí.</w:t>
      </w:r>
    </w:p>
    <w:p w14:paraId="3ADF0085" w14:textId="33928C18" w:rsidR="00F01A39" w:rsidRPr="00F01A39" w:rsidRDefault="00F01A39" w:rsidP="00F01A39">
      <w:pPr>
        <w:spacing w:before="240"/>
        <w:jc w:val="both"/>
        <w:rPr>
          <w:rFonts w:ascii="Arial" w:hAnsi="Arial"/>
          <w:lang w:val="es-ES"/>
        </w:rPr>
      </w:pPr>
    </w:p>
    <w:p w14:paraId="32FFA9BB" w14:textId="39C23F32" w:rsidR="005257F5" w:rsidRDefault="005257F5" w:rsidP="00F01A39">
      <w:pPr>
        <w:pStyle w:val="Ttulo2"/>
        <w:jc w:val="both"/>
        <w:rPr>
          <w:rFonts w:ascii="Arial" w:hAnsi="Arial"/>
          <w:sz w:val="22"/>
          <w:szCs w:val="24"/>
        </w:rPr>
      </w:pPr>
      <w:r w:rsidRPr="005257F5">
        <w:rPr>
          <w:rFonts w:ascii="Arial" w:hAnsi="Arial"/>
          <w:sz w:val="22"/>
          <w:szCs w:val="24"/>
        </w:rPr>
        <w:lastRenderedPageBreak/>
        <w:t>2.8. Diseño</w:t>
      </w:r>
    </w:p>
    <w:p w14:paraId="1C720266" w14:textId="519DD0E1" w:rsidR="005257F5" w:rsidRDefault="005257F5" w:rsidP="00F01A39">
      <w:pPr>
        <w:pStyle w:val="Ttulo3"/>
        <w:jc w:val="both"/>
        <w:rPr>
          <w:rFonts w:ascii="Arial" w:hAnsi="Arial"/>
          <w:sz w:val="22"/>
          <w:szCs w:val="24"/>
        </w:rPr>
      </w:pPr>
      <w:r w:rsidRPr="00F01A39">
        <w:rPr>
          <w:rFonts w:ascii="Arial" w:hAnsi="Arial"/>
          <w:sz w:val="22"/>
          <w:szCs w:val="24"/>
        </w:rPr>
        <w:t>2.8.1. Sprint 1</w:t>
      </w:r>
    </w:p>
    <w:p w14:paraId="5822762E" w14:textId="285A85A7" w:rsidR="00F01A39" w:rsidRPr="001205DD" w:rsidRDefault="001205DD" w:rsidP="001205DD">
      <w:pPr>
        <w:spacing w:before="240"/>
        <w:jc w:val="center"/>
        <w:rPr>
          <w:rFonts w:ascii="Arial" w:hAnsi="Arial" w:cs="Arial"/>
          <w:szCs w:val="22"/>
          <w:lang w:val="es-BO"/>
        </w:rPr>
      </w:pPr>
      <w:r w:rsidRPr="00CA53C9">
        <w:rPr>
          <w:rFonts w:ascii="Arial" w:hAnsi="Arial" w:cs="Arial"/>
          <w:b/>
          <w:bCs/>
          <w:szCs w:val="22"/>
          <w:lang w:val="es-BO"/>
        </w:rPr>
        <w:t>Tabla Nro.3</w:t>
      </w:r>
      <w:r>
        <w:rPr>
          <w:rFonts w:ascii="Arial" w:hAnsi="Arial" w:cs="Arial"/>
          <w:b/>
          <w:bCs/>
          <w:szCs w:val="22"/>
          <w:lang w:val="es-BO"/>
        </w:rPr>
        <w:t xml:space="preserve">6. </w:t>
      </w:r>
      <w:r w:rsidRPr="001205DD">
        <w:rPr>
          <w:rFonts w:ascii="Arial" w:hAnsi="Arial" w:cs="Arial"/>
          <w:szCs w:val="22"/>
          <w:lang w:val="es-BO"/>
        </w:rPr>
        <w:t>Especificación de Sprint 1</w:t>
      </w:r>
    </w:p>
    <w:tbl>
      <w:tblPr>
        <w:tblStyle w:val="Tabladelista4-nfasis2"/>
        <w:tblW w:w="7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200"/>
        <w:gridCol w:w="1200"/>
        <w:gridCol w:w="1780"/>
        <w:gridCol w:w="1200"/>
        <w:gridCol w:w="1200"/>
      </w:tblGrid>
      <w:tr w:rsidR="00F01A39" w:rsidRPr="00F01A39" w14:paraId="48BA0CAF" w14:textId="77777777" w:rsidTr="001205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780" w:type="dxa"/>
            <w:gridSpan w:val="6"/>
            <w:tcBorders>
              <w:top w:val="none" w:sz="0" w:space="0" w:color="auto"/>
              <w:left w:val="none" w:sz="0" w:space="0" w:color="auto"/>
              <w:bottom w:val="none" w:sz="0" w:space="0" w:color="auto"/>
              <w:right w:val="none" w:sz="0" w:space="0" w:color="auto"/>
            </w:tcBorders>
            <w:hideMark/>
          </w:tcPr>
          <w:p w14:paraId="59FFE326" w14:textId="77777777" w:rsidR="00F01A39" w:rsidRPr="00F01A39" w:rsidRDefault="00F01A39" w:rsidP="00F01A39">
            <w:pPr>
              <w:spacing w:line="240" w:lineRule="auto"/>
              <w:jc w:val="center"/>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Sprint 1</w:t>
            </w:r>
          </w:p>
        </w:tc>
      </w:tr>
      <w:tr w:rsidR="00F01A39" w:rsidRPr="00F01A39" w14:paraId="622E9938" w14:textId="77777777" w:rsidTr="001205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gridSpan w:val="2"/>
            <w:shd w:val="clear" w:color="auto" w:fill="ED7D31" w:themeFill="accent2"/>
            <w:hideMark/>
          </w:tcPr>
          <w:p w14:paraId="24857449" w14:textId="77777777" w:rsidR="00F01A39" w:rsidRPr="00F01A39" w:rsidRDefault="00F01A39" w:rsidP="00F01A39">
            <w:pPr>
              <w:spacing w:line="240" w:lineRule="auto"/>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Fechar de Inicio:</w:t>
            </w:r>
          </w:p>
        </w:tc>
        <w:tc>
          <w:tcPr>
            <w:tcW w:w="1200" w:type="dxa"/>
            <w:hideMark/>
          </w:tcPr>
          <w:p w14:paraId="2ECADEC6" w14:textId="77777777" w:rsidR="00F01A39" w:rsidRPr="00F01A39" w:rsidRDefault="00F01A39" w:rsidP="00F01A3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 </w:t>
            </w:r>
          </w:p>
        </w:tc>
        <w:tc>
          <w:tcPr>
            <w:tcW w:w="2980" w:type="dxa"/>
            <w:gridSpan w:val="2"/>
            <w:hideMark/>
          </w:tcPr>
          <w:p w14:paraId="37D12BFF" w14:textId="77777777" w:rsidR="00F01A39" w:rsidRPr="00F01A39" w:rsidRDefault="00F01A39" w:rsidP="00F01A3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Tareas pendientes</w:t>
            </w:r>
          </w:p>
        </w:tc>
        <w:tc>
          <w:tcPr>
            <w:tcW w:w="1200" w:type="dxa"/>
            <w:hideMark/>
          </w:tcPr>
          <w:p w14:paraId="6E9195D9" w14:textId="77777777" w:rsidR="00F01A39" w:rsidRPr="00F01A39" w:rsidRDefault="00F01A39" w:rsidP="00F01A3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0</w:t>
            </w:r>
          </w:p>
        </w:tc>
      </w:tr>
      <w:tr w:rsidR="00F01A39" w:rsidRPr="00F01A39" w14:paraId="4B499656" w14:textId="77777777" w:rsidTr="001205DD">
        <w:trPr>
          <w:trHeight w:val="300"/>
        </w:trPr>
        <w:tc>
          <w:tcPr>
            <w:cnfStyle w:val="001000000000" w:firstRow="0" w:lastRow="0" w:firstColumn="1" w:lastColumn="0" w:oddVBand="0" w:evenVBand="0" w:oddHBand="0" w:evenHBand="0" w:firstRowFirstColumn="0" w:firstRowLastColumn="0" w:lastRowFirstColumn="0" w:lastRowLastColumn="0"/>
            <w:tcW w:w="2400" w:type="dxa"/>
            <w:gridSpan w:val="2"/>
            <w:shd w:val="clear" w:color="auto" w:fill="ED7D31" w:themeFill="accent2"/>
            <w:hideMark/>
          </w:tcPr>
          <w:p w14:paraId="30B8EF0F" w14:textId="5567BFD0" w:rsidR="00F01A39" w:rsidRPr="00F01A39" w:rsidRDefault="00F01A39" w:rsidP="00F01A39">
            <w:pPr>
              <w:spacing w:line="240" w:lineRule="auto"/>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 xml:space="preserve">Fecha de </w:t>
            </w:r>
            <w:r w:rsidR="0093149C" w:rsidRPr="00F01A39">
              <w:rPr>
                <w:rFonts w:ascii="Calibri" w:eastAsia="Times New Roman" w:hAnsi="Calibri" w:cs="Calibri"/>
                <w:color w:val="000000"/>
                <w:szCs w:val="22"/>
                <w:lang w:val="es-BO" w:eastAsia="es-BO"/>
              </w:rPr>
              <w:t>culminación</w:t>
            </w:r>
            <w:r w:rsidRPr="00F01A39">
              <w:rPr>
                <w:rFonts w:ascii="Calibri" w:eastAsia="Times New Roman" w:hAnsi="Calibri" w:cs="Calibri"/>
                <w:color w:val="000000"/>
                <w:szCs w:val="22"/>
                <w:lang w:val="es-BO" w:eastAsia="es-BO"/>
              </w:rPr>
              <w:t>:</w:t>
            </w:r>
          </w:p>
        </w:tc>
        <w:tc>
          <w:tcPr>
            <w:tcW w:w="1200" w:type="dxa"/>
            <w:hideMark/>
          </w:tcPr>
          <w:p w14:paraId="41B7D3A3" w14:textId="77777777" w:rsidR="00F01A39" w:rsidRPr="00F01A39" w:rsidRDefault="00F01A39" w:rsidP="00F01A3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 </w:t>
            </w:r>
          </w:p>
        </w:tc>
        <w:tc>
          <w:tcPr>
            <w:tcW w:w="2980" w:type="dxa"/>
            <w:gridSpan w:val="2"/>
            <w:hideMark/>
          </w:tcPr>
          <w:p w14:paraId="443EEF1A" w14:textId="6F58FDAA" w:rsidR="00F01A39" w:rsidRPr="00F01A39" w:rsidRDefault="0093149C" w:rsidP="00F01A3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Días</w:t>
            </w:r>
            <w:r w:rsidR="00F01A39" w:rsidRPr="00F01A39">
              <w:rPr>
                <w:rFonts w:ascii="Calibri" w:eastAsia="Times New Roman" w:hAnsi="Calibri" w:cs="Calibri"/>
                <w:color w:val="000000"/>
                <w:szCs w:val="22"/>
                <w:lang w:val="es-BO" w:eastAsia="es-BO"/>
              </w:rPr>
              <w:t xml:space="preserve"> pendientes</w:t>
            </w:r>
          </w:p>
        </w:tc>
        <w:tc>
          <w:tcPr>
            <w:tcW w:w="1200" w:type="dxa"/>
            <w:hideMark/>
          </w:tcPr>
          <w:p w14:paraId="3D679EF3" w14:textId="77777777" w:rsidR="00F01A39" w:rsidRPr="00F01A39" w:rsidRDefault="00F01A39" w:rsidP="00F01A3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0</w:t>
            </w:r>
          </w:p>
        </w:tc>
      </w:tr>
      <w:tr w:rsidR="001205DD" w:rsidRPr="00F01A39" w14:paraId="3C6CDC66" w14:textId="77777777" w:rsidTr="001205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00" w:type="dxa"/>
            <w:shd w:val="clear" w:color="auto" w:fill="ED7D31" w:themeFill="accent2"/>
            <w:hideMark/>
          </w:tcPr>
          <w:p w14:paraId="611934B6" w14:textId="77777777" w:rsidR="00F01A39" w:rsidRPr="00F01A39" w:rsidRDefault="00F01A39" w:rsidP="00F01A39">
            <w:pPr>
              <w:spacing w:line="240" w:lineRule="auto"/>
              <w:jc w:val="center"/>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Prioridad</w:t>
            </w:r>
          </w:p>
        </w:tc>
        <w:tc>
          <w:tcPr>
            <w:tcW w:w="2400" w:type="dxa"/>
            <w:gridSpan w:val="2"/>
            <w:shd w:val="clear" w:color="auto" w:fill="ED7D31" w:themeFill="accent2"/>
            <w:hideMark/>
          </w:tcPr>
          <w:p w14:paraId="1F08114C" w14:textId="2CF94A71" w:rsidR="00F01A39" w:rsidRPr="00F01A39" w:rsidRDefault="0093149C" w:rsidP="00F01A3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Descripción</w:t>
            </w:r>
            <w:r w:rsidR="00F01A39" w:rsidRPr="00F01A39">
              <w:rPr>
                <w:rFonts w:ascii="Calibri" w:eastAsia="Times New Roman" w:hAnsi="Calibri" w:cs="Calibri"/>
                <w:color w:val="000000"/>
                <w:szCs w:val="22"/>
                <w:lang w:val="es-BO" w:eastAsia="es-BO"/>
              </w:rPr>
              <w:t xml:space="preserve"> de la tarea</w:t>
            </w:r>
          </w:p>
        </w:tc>
        <w:tc>
          <w:tcPr>
            <w:tcW w:w="1780" w:type="dxa"/>
            <w:shd w:val="clear" w:color="auto" w:fill="ED7D31" w:themeFill="accent2"/>
            <w:hideMark/>
          </w:tcPr>
          <w:p w14:paraId="138C48A9" w14:textId="77777777" w:rsidR="00F01A39" w:rsidRPr="00F01A39" w:rsidRDefault="00F01A39" w:rsidP="00F01A3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Responsable</w:t>
            </w:r>
          </w:p>
        </w:tc>
        <w:tc>
          <w:tcPr>
            <w:tcW w:w="1200" w:type="dxa"/>
            <w:shd w:val="clear" w:color="auto" w:fill="ED7D31" w:themeFill="accent2"/>
            <w:hideMark/>
          </w:tcPr>
          <w:p w14:paraId="07CC29C7" w14:textId="10171123" w:rsidR="00F01A39" w:rsidRPr="00F01A39" w:rsidRDefault="0093149C" w:rsidP="00F01A3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Duración</w:t>
            </w:r>
            <w:r w:rsidR="00F01A39" w:rsidRPr="00F01A39">
              <w:rPr>
                <w:rFonts w:ascii="Calibri" w:eastAsia="Times New Roman" w:hAnsi="Calibri" w:cs="Calibri"/>
                <w:color w:val="000000"/>
                <w:szCs w:val="22"/>
                <w:lang w:val="es-BO" w:eastAsia="es-BO"/>
              </w:rPr>
              <w:t xml:space="preserve"> Semanas </w:t>
            </w:r>
          </w:p>
        </w:tc>
        <w:tc>
          <w:tcPr>
            <w:tcW w:w="1200" w:type="dxa"/>
            <w:shd w:val="clear" w:color="auto" w:fill="ED7D31" w:themeFill="accent2"/>
            <w:hideMark/>
          </w:tcPr>
          <w:p w14:paraId="3E6B7B7A" w14:textId="77777777" w:rsidR="00F01A39" w:rsidRPr="00F01A39" w:rsidRDefault="00F01A39" w:rsidP="00F01A3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Estado</w:t>
            </w:r>
          </w:p>
        </w:tc>
      </w:tr>
      <w:tr w:rsidR="00F01A39" w:rsidRPr="00F01A39" w14:paraId="70DA5C6A" w14:textId="77777777" w:rsidTr="001205DD">
        <w:trPr>
          <w:trHeight w:val="600"/>
        </w:trPr>
        <w:tc>
          <w:tcPr>
            <w:cnfStyle w:val="001000000000" w:firstRow="0" w:lastRow="0" w:firstColumn="1" w:lastColumn="0" w:oddVBand="0" w:evenVBand="0" w:oddHBand="0" w:evenHBand="0" w:firstRowFirstColumn="0" w:firstRowLastColumn="0" w:lastRowFirstColumn="0" w:lastRowLastColumn="0"/>
            <w:tcW w:w="1200" w:type="dxa"/>
            <w:hideMark/>
          </w:tcPr>
          <w:p w14:paraId="3750102B" w14:textId="77777777" w:rsidR="00F01A39" w:rsidRPr="00F01A39" w:rsidRDefault="00F01A39" w:rsidP="00F01A39">
            <w:pPr>
              <w:spacing w:line="240" w:lineRule="auto"/>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Alta</w:t>
            </w:r>
          </w:p>
        </w:tc>
        <w:tc>
          <w:tcPr>
            <w:tcW w:w="2400" w:type="dxa"/>
            <w:gridSpan w:val="2"/>
            <w:hideMark/>
          </w:tcPr>
          <w:p w14:paraId="158916AB" w14:textId="77777777" w:rsidR="00F01A39" w:rsidRPr="00F01A39" w:rsidRDefault="00F01A39" w:rsidP="00F01A3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lang w:val="es-BO" w:eastAsia="es-BO"/>
              </w:rPr>
            </w:pPr>
            <w:proofErr w:type="spellStart"/>
            <w:r w:rsidRPr="00F01A39">
              <w:rPr>
                <w:rFonts w:eastAsia="Times New Roman" w:cs="Times New Roman"/>
                <w:color w:val="000000"/>
                <w:sz w:val="20"/>
                <w:lang w:val="es-BO" w:eastAsia="es-BO"/>
              </w:rPr>
              <w:t>Login</w:t>
            </w:r>
            <w:proofErr w:type="spellEnd"/>
          </w:p>
        </w:tc>
        <w:tc>
          <w:tcPr>
            <w:tcW w:w="1780" w:type="dxa"/>
            <w:hideMark/>
          </w:tcPr>
          <w:p w14:paraId="473757D1" w14:textId="77777777" w:rsidR="00F01A39" w:rsidRPr="00F01A39" w:rsidRDefault="00F01A39" w:rsidP="00F01A3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Diego Israel Fajardo Canaza</w:t>
            </w:r>
          </w:p>
        </w:tc>
        <w:tc>
          <w:tcPr>
            <w:tcW w:w="1200" w:type="dxa"/>
            <w:hideMark/>
          </w:tcPr>
          <w:p w14:paraId="3130C185" w14:textId="77777777" w:rsidR="00F01A39" w:rsidRPr="00F01A39" w:rsidRDefault="00F01A39" w:rsidP="00F01A3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2</w:t>
            </w:r>
          </w:p>
        </w:tc>
        <w:tc>
          <w:tcPr>
            <w:tcW w:w="1200" w:type="dxa"/>
            <w:hideMark/>
          </w:tcPr>
          <w:p w14:paraId="367CE7EE" w14:textId="77777777" w:rsidR="00F01A39" w:rsidRPr="00F01A39" w:rsidRDefault="00F01A39" w:rsidP="00F01A3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Terminado</w:t>
            </w:r>
          </w:p>
        </w:tc>
      </w:tr>
      <w:tr w:rsidR="00F01A39" w:rsidRPr="00F01A39" w14:paraId="3F6BFE95" w14:textId="77777777" w:rsidTr="001205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00" w:type="dxa"/>
            <w:hideMark/>
          </w:tcPr>
          <w:p w14:paraId="04184F3D" w14:textId="77777777" w:rsidR="00F01A39" w:rsidRPr="00F01A39" w:rsidRDefault="00F01A39" w:rsidP="00F01A39">
            <w:pPr>
              <w:spacing w:line="240" w:lineRule="auto"/>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Alta</w:t>
            </w:r>
          </w:p>
        </w:tc>
        <w:tc>
          <w:tcPr>
            <w:tcW w:w="2400" w:type="dxa"/>
            <w:gridSpan w:val="2"/>
            <w:hideMark/>
          </w:tcPr>
          <w:p w14:paraId="33A48D09" w14:textId="77777777" w:rsidR="00F01A39" w:rsidRPr="00F01A39" w:rsidRDefault="00F01A39" w:rsidP="00F01A3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lang w:val="es-BO" w:eastAsia="es-BO"/>
              </w:rPr>
            </w:pPr>
            <w:r w:rsidRPr="00F01A39">
              <w:rPr>
                <w:rFonts w:eastAsia="Times New Roman" w:cs="Times New Roman"/>
                <w:color w:val="000000"/>
                <w:sz w:val="20"/>
                <w:lang w:val="es-BO" w:eastAsia="es-BO"/>
              </w:rPr>
              <w:t>Registro de Usuarios</w:t>
            </w:r>
          </w:p>
        </w:tc>
        <w:tc>
          <w:tcPr>
            <w:tcW w:w="1780" w:type="dxa"/>
            <w:hideMark/>
          </w:tcPr>
          <w:p w14:paraId="4AC35CBF" w14:textId="77777777" w:rsidR="00F01A39" w:rsidRPr="00F01A39" w:rsidRDefault="00F01A39" w:rsidP="00F01A3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Diego Israel Fajardo Canaza</w:t>
            </w:r>
          </w:p>
        </w:tc>
        <w:tc>
          <w:tcPr>
            <w:tcW w:w="1200" w:type="dxa"/>
            <w:hideMark/>
          </w:tcPr>
          <w:p w14:paraId="43C9FA5B" w14:textId="77777777" w:rsidR="00F01A39" w:rsidRPr="00F01A39" w:rsidRDefault="00F01A39" w:rsidP="00F01A3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2</w:t>
            </w:r>
          </w:p>
        </w:tc>
        <w:tc>
          <w:tcPr>
            <w:tcW w:w="1200" w:type="dxa"/>
            <w:hideMark/>
          </w:tcPr>
          <w:p w14:paraId="36964F46" w14:textId="77777777" w:rsidR="00F01A39" w:rsidRPr="00F01A39" w:rsidRDefault="00F01A39" w:rsidP="00F01A3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Terminado</w:t>
            </w:r>
          </w:p>
        </w:tc>
      </w:tr>
      <w:tr w:rsidR="00F01A39" w:rsidRPr="00F01A39" w14:paraId="76EC00E3" w14:textId="77777777" w:rsidTr="001205DD">
        <w:trPr>
          <w:trHeight w:val="525"/>
        </w:trPr>
        <w:tc>
          <w:tcPr>
            <w:cnfStyle w:val="001000000000" w:firstRow="0" w:lastRow="0" w:firstColumn="1" w:lastColumn="0" w:oddVBand="0" w:evenVBand="0" w:oddHBand="0" w:evenHBand="0" w:firstRowFirstColumn="0" w:firstRowLastColumn="0" w:lastRowFirstColumn="0" w:lastRowLastColumn="0"/>
            <w:tcW w:w="1200" w:type="dxa"/>
            <w:hideMark/>
          </w:tcPr>
          <w:p w14:paraId="2D125EEA" w14:textId="77777777" w:rsidR="00F01A39" w:rsidRPr="00F01A39" w:rsidRDefault="00F01A39" w:rsidP="00F01A39">
            <w:pPr>
              <w:spacing w:line="240" w:lineRule="auto"/>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Alta</w:t>
            </w:r>
          </w:p>
        </w:tc>
        <w:tc>
          <w:tcPr>
            <w:tcW w:w="2400" w:type="dxa"/>
            <w:gridSpan w:val="2"/>
            <w:hideMark/>
          </w:tcPr>
          <w:p w14:paraId="34D0071B" w14:textId="77777777" w:rsidR="00F01A39" w:rsidRPr="00F01A39" w:rsidRDefault="00F01A39" w:rsidP="00F01A3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lang w:val="es-BO" w:eastAsia="es-BO"/>
              </w:rPr>
            </w:pPr>
            <w:r w:rsidRPr="00F01A39">
              <w:rPr>
                <w:rFonts w:eastAsia="Times New Roman" w:cs="Times New Roman"/>
                <w:color w:val="000000"/>
                <w:sz w:val="20"/>
                <w:lang w:val="es-BO" w:eastAsia="es-BO"/>
              </w:rPr>
              <w:t>Perfil de Usuario</w:t>
            </w:r>
          </w:p>
        </w:tc>
        <w:tc>
          <w:tcPr>
            <w:tcW w:w="1780" w:type="dxa"/>
            <w:hideMark/>
          </w:tcPr>
          <w:p w14:paraId="2BAD7751" w14:textId="77777777" w:rsidR="00F01A39" w:rsidRPr="00F01A39" w:rsidRDefault="00F01A39" w:rsidP="00F01A3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Diego Israel Fajardo Canaza</w:t>
            </w:r>
          </w:p>
        </w:tc>
        <w:tc>
          <w:tcPr>
            <w:tcW w:w="1200" w:type="dxa"/>
            <w:hideMark/>
          </w:tcPr>
          <w:p w14:paraId="38C73678" w14:textId="77777777" w:rsidR="00F01A39" w:rsidRPr="00F01A39" w:rsidRDefault="00F01A39" w:rsidP="00F01A3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1</w:t>
            </w:r>
          </w:p>
        </w:tc>
        <w:tc>
          <w:tcPr>
            <w:tcW w:w="1200" w:type="dxa"/>
            <w:hideMark/>
          </w:tcPr>
          <w:p w14:paraId="4D815D7A" w14:textId="77777777" w:rsidR="00F01A39" w:rsidRPr="00F01A39" w:rsidRDefault="00F01A39" w:rsidP="00F01A3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Terminado</w:t>
            </w:r>
          </w:p>
        </w:tc>
      </w:tr>
      <w:tr w:rsidR="00F01A39" w:rsidRPr="00F01A39" w14:paraId="3DBFDBFD" w14:textId="77777777" w:rsidTr="001205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00" w:type="dxa"/>
            <w:hideMark/>
          </w:tcPr>
          <w:p w14:paraId="56EAF010" w14:textId="77777777" w:rsidR="00F01A39" w:rsidRPr="00F01A39" w:rsidRDefault="00F01A39" w:rsidP="00F01A39">
            <w:pPr>
              <w:spacing w:line="240" w:lineRule="auto"/>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Alta</w:t>
            </w:r>
          </w:p>
        </w:tc>
        <w:tc>
          <w:tcPr>
            <w:tcW w:w="2400" w:type="dxa"/>
            <w:gridSpan w:val="2"/>
            <w:hideMark/>
          </w:tcPr>
          <w:p w14:paraId="0E08695C" w14:textId="77777777" w:rsidR="00F01A39" w:rsidRPr="00F01A39" w:rsidRDefault="00F01A39" w:rsidP="00F01A3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lang w:val="es-BO" w:eastAsia="es-BO"/>
              </w:rPr>
            </w:pPr>
            <w:r w:rsidRPr="00F01A39">
              <w:rPr>
                <w:rFonts w:eastAsia="Times New Roman" w:cs="Times New Roman"/>
                <w:color w:val="000000"/>
                <w:sz w:val="20"/>
                <w:lang w:val="es-BO" w:eastAsia="es-BO"/>
              </w:rPr>
              <w:t>Registro de Facultad</w:t>
            </w:r>
          </w:p>
        </w:tc>
        <w:tc>
          <w:tcPr>
            <w:tcW w:w="1780" w:type="dxa"/>
            <w:hideMark/>
          </w:tcPr>
          <w:p w14:paraId="73BEB633" w14:textId="77777777" w:rsidR="00F01A39" w:rsidRPr="00F01A39" w:rsidRDefault="00F01A39" w:rsidP="00F01A3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Diego Israel Fajardo Canaza</w:t>
            </w:r>
          </w:p>
        </w:tc>
        <w:tc>
          <w:tcPr>
            <w:tcW w:w="1200" w:type="dxa"/>
            <w:hideMark/>
          </w:tcPr>
          <w:p w14:paraId="7660C32D" w14:textId="77777777" w:rsidR="00F01A39" w:rsidRPr="00F01A39" w:rsidRDefault="00F01A39" w:rsidP="00F01A3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1</w:t>
            </w:r>
          </w:p>
        </w:tc>
        <w:tc>
          <w:tcPr>
            <w:tcW w:w="1200" w:type="dxa"/>
            <w:hideMark/>
          </w:tcPr>
          <w:p w14:paraId="792C90E7" w14:textId="77777777" w:rsidR="00F01A39" w:rsidRPr="00F01A39" w:rsidRDefault="00F01A39" w:rsidP="00F01A3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Terminado</w:t>
            </w:r>
          </w:p>
        </w:tc>
      </w:tr>
      <w:tr w:rsidR="00F01A39" w:rsidRPr="00F01A39" w14:paraId="7DEE16CC" w14:textId="77777777" w:rsidTr="001205DD">
        <w:trPr>
          <w:trHeight w:val="525"/>
        </w:trPr>
        <w:tc>
          <w:tcPr>
            <w:cnfStyle w:val="001000000000" w:firstRow="0" w:lastRow="0" w:firstColumn="1" w:lastColumn="0" w:oddVBand="0" w:evenVBand="0" w:oddHBand="0" w:evenHBand="0" w:firstRowFirstColumn="0" w:firstRowLastColumn="0" w:lastRowFirstColumn="0" w:lastRowLastColumn="0"/>
            <w:tcW w:w="1200" w:type="dxa"/>
            <w:hideMark/>
          </w:tcPr>
          <w:p w14:paraId="04674C4F" w14:textId="77777777" w:rsidR="00F01A39" w:rsidRPr="00F01A39" w:rsidRDefault="00F01A39" w:rsidP="00F01A39">
            <w:pPr>
              <w:spacing w:line="240" w:lineRule="auto"/>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Alta</w:t>
            </w:r>
          </w:p>
        </w:tc>
        <w:tc>
          <w:tcPr>
            <w:tcW w:w="2400" w:type="dxa"/>
            <w:gridSpan w:val="2"/>
            <w:hideMark/>
          </w:tcPr>
          <w:p w14:paraId="09E72C8C" w14:textId="77777777" w:rsidR="00F01A39" w:rsidRPr="00F01A39" w:rsidRDefault="00F01A39" w:rsidP="00F01A3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lang w:val="es-BO" w:eastAsia="es-BO"/>
              </w:rPr>
            </w:pPr>
            <w:r w:rsidRPr="00F01A39">
              <w:rPr>
                <w:rFonts w:eastAsia="Times New Roman" w:cs="Times New Roman"/>
                <w:color w:val="000000"/>
                <w:sz w:val="20"/>
                <w:lang w:val="es-BO" w:eastAsia="es-BO"/>
              </w:rPr>
              <w:t>Registro de Carrera</w:t>
            </w:r>
          </w:p>
        </w:tc>
        <w:tc>
          <w:tcPr>
            <w:tcW w:w="1780" w:type="dxa"/>
            <w:hideMark/>
          </w:tcPr>
          <w:p w14:paraId="04A4B308" w14:textId="77777777" w:rsidR="00F01A39" w:rsidRPr="00F01A39" w:rsidRDefault="00F01A39" w:rsidP="00F01A3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Diego Israel Fajardo Canaza</w:t>
            </w:r>
          </w:p>
        </w:tc>
        <w:tc>
          <w:tcPr>
            <w:tcW w:w="1200" w:type="dxa"/>
            <w:hideMark/>
          </w:tcPr>
          <w:p w14:paraId="3D74E7EA" w14:textId="77777777" w:rsidR="00F01A39" w:rsidRPr="00F01A39" w:rsidRDefault="00F01A39" w:rsidP="00F01A3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1</w:t>
            </w:r>
          </w:p>
        </w:tc>
        <w:tc>
          <w:tcPr>
            <w:tcW w:w="1200" w:type="dxa"/>
            <w:hideMark/>
          </w:tcPr>
          <w:p w14:paraId="48F1C3B7" w14:textId="77777777" w:rsidR="00F01A39" w:rsidRPr="00F01A39" w:rsidRDefault="00F01A39" w:rsidP="00F01A3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F01A39">
              <w:rPr>
                <w:rFonts w:ascii="Calibri" w:eastAsia="Times New Roman" w:hAnsi="Calibri" w:cs="Calibri"/>
                <w:color w:val="000000"/>
                <w:szCs w:val="22"/>
                <w:lang w:val="es-BO" w:eastAsia="es-BO"/>
              </w:rPr>
              <w:t>Terminado</w:t>
            </w:r>
          </w:p>
        </w:tc>
      </w:tr>
    </w:tbl>
    <w:p w14:paraId="7D11C667" w14:textId="77777777" w:rsidR="00F01A39" w:rsidRPr="00F01A39" w:rsidRDefault="00F01A39" w:rsidP="00F01A39">
      <w:pPr>
        <w:rPr>
          <w:lang w:val="es-ES"/>
        </w:rPr>
      </w:pPr>
    </w:p>
    <w:p w14:paraId="32E68DA1" w14:textId="50394CD4" w:rsidR="005257F5" w:rsidRPr="005257F5" w:rsidRDefault="005257F5" w:rsidP="00F01A39">
      <w:pPr>
        <w:spacing w:before="240"/>
        <w:jc w:val="both"/>
        <w:rPr>
          <w:lang w:val="es-ES"/>
        </w:rPr>
      </w:pPr>
      <w:r>
        <w:rPr>
          <w:lang w:val="es-ES"/>
        </w:rPr>
        <w:br w:type="page"/>
      </w:r>
    </w:p>
    <w:bookmarkEnd w:id="78" w:displacedByCustomXml="next"/>
    <w:bookmarkEnd w:id="77" w:displacedByCustomXml="next"/>
    <w:bookmarkStart w:id="106" w:name="_Toc167227189" w:displacedByCustomXml="next"/>
    <w:bookmarkStart w:id="107" w:name="_Toc176812699" w:displacedByCustomXml="next"/>
    <w:sdt>
      <w:sdtPr>
        <w:rPr>
          <w:rFonts w:ascii="Arial" w:hAnsi="Arial" w:cstheme="minorBidi"/>
          <w:b w:val="0"/>
          <w:bCs w:val="0"/>
          <w:kern w:val="0"/>
          <w:sz w:val="22"/>
          <w:szCs w:val="20"/>
          <w:lang w:val="en-US"/>
        </w:rPr>
        <w:id w:val="-262308402"/>
        <w:docPartObj>
          <w:docPartGallery w:val="Bibliographies"/>
          <w:docPartUnique/>
        </w:docPartObj>
      </w:sdtPr>
      <w:sdtContent>
        <w:p w14:paraId="0ECCC67A" w14:textId="62A1EFE4" w:rsidR="00EB2BEA" w:rsidRPr="00A576F3" w:rsidRDefault="00916FE1" w:rsidP="00C32B06">
          <w:pPr>
            <w:pStyle w:val="Ttulo1"/>
            <w:spacing w:line="360" w:lineRule="auto"/>
            <w:jc w:val="both"/>
            <w:rPr>
              <w:rFonts w:ascii="Arial" w:hAnsi="Arial"/>
              <w:szCs w:val="24"/>
              <w:lang w:val="es-BO"/>
            </w:rPr>
          </w:pPr>
          <w:r w:rsidRPr="00A56055">
            <w:rPr>
              <w:rFonts w:ascii="Arial" w:hAnsi="Arial"/>
              <w:kern w:val="0"/>
              <w:sz w:val="22"/>
              <w:szCs w:val="20"/>
              <w:lang w:val="es-BO"/>
            </w:rPr>
            <w:t>3</w:t>
          </w:r>
          <w:r w:rsidR="00C32B06" w:rsidRPr="00A56055">
            <w:rPr>
              <w:rFonts w:ascii="Arial" w:hAnsi="Arial"/>
              <w:kern w:val="0"/>
              <w:sz w:val="22"/>
              <w:szCs w:val="20"/>
              <w:lang w:val="es-BO"/>
            </w:rPr>
            <w:t xml:space="preserve">. </w:t>
          </w:r>
          <w:r w:rsidR="009E0F01" w:rsidRPr="00A576F3">
            <w:rPr>
              <w:rFonts w:ascii="Arial" w:hAnsi="Arial"/>
              <w:szCs w:val="24"/>
              <w:lang w:val="es-BO"/>
            </w:rPr>
            <w:t>Referencias bibliográficas</w:t>
          </w:r>
          <w:bookmarkEnd w:id="107"/>
          <w:bookmarkEnd w:id="106"/>
        </w:p>
        <w:sdt>
          <w:sdtPr>
            <w:rPr>
              <w:rFonts w:ascii="Arial" w:hAnsi="Arial" w:cs="Arial"/>
            </w:rPr>
            <w:id w:val="111145805"/>
            <w:bibliography/>
          </w:sdtPr>
          <w:sdtContent>
            <w:p w14:paraId="1DBA1EEB" w14:textId="77777777" w:rsidR="008C01B9" w:rsidRPr="00A576F3" w:rsidRDefault="00EB2BEA" w:rsidP="009E0F01">
              <w:pPr>
                <w:pStyle w:val="Bibliografa"/>
                <w:jc w:val="both"/>
                <w:rPr>
                  <w:rFonts w:ascii="Arial" w:hAnsi="Arial" w:cs="Arial"/>
                  <w:noProof/>
                  <w:sz w:val="24"/>
                  <w:szCs w:val="24"/>
                  <w:lang w:val="es-ES"/>
                </w:rPr>
              </w:pPr>
              <w:r w:rsidRPr="00A576F3">
                <w:rPr>
                  <w:rFonts w:ascii="Arial" w:hAnsi="Arial" w:cs="Arial"/>
                </w:rPr>
                <w:fldChar w:fldCharType="begin"/>
              </w:r>
              <w:r w:rsidRPr="00A56055">
                <w:rPr>
                  <w:rFonts w:ascii="Arial" w:hAnsi="Arial" w:cs="Arial"/>
                  <w:lang w:val="es-BO"/>
                </w:rPr>
                <w:instrText>BIBLIOGRAPHY</w:instrText>
              </w:r>
              <w:r w:rsidRPr="00A576F3">
                <w:rPr>
                  <w:rFonts w:ascii="Arial" w:hAnsi="Arial" w:cs="Arial"/>
                </w:rPr>
                <w:fldChar w:fldCharType="separate"/>
              </w:r>
              <w:r w:rsidR="008C01B9" w:rsidRPr="00A576F3">
                <w:rPr>
                  <w:rFonts w:ascii="Arial" w:hAnsi="Arial" w:cs="Arial"/>
                  <w:noProof/>
                  <w:lang w:val="es-ES"/>
                </w:rPr>
                <w:t xml:space="preserve">Asensio, R. M.-B. (s/f). </w:t>
              </w:r>
              <w:r w:rsidR="008C01B9" w:rsidRPr="00A576F3">
                <w:rPr>
                  <w:rFonts w:ascii="Arial" w:hAnsi="Arial" w:cs="Arial"/>
                  <w:i/>
                  <w:iCs/>
                  <w:noProof/>
                  <w:lang w:val="es-ES"/>
                </w:rPr>
                <w:t>JAVASCRIPT.</w:t>
              </w:r>
              <w:r w:rsidR="008C01B9" w:rsidRPr="00A576F3">
                <w:rPr>
                  <w:rFonts w:ascii="Arial" w:hAnsi="Arial" w:cs="Arial"/>
                  <w:noProof/>
                  <w:lang w:val="es-ES"/>
                </w:rPr>
                <w:t xml:space="preserve"> (D. de Aplicaciones web UMU, Ed.)</w:t>
              </w:r>
            </w:p>
            <w:p w14:paraId="0840E7EE" w14:textId="77777777" w:rsidR="008C01B9" w:rsidRPr="00A56055" w:rsidRDefault="008C01B9" w:rsidP="00391044">
              <w:pPr>
                <w:pStyle w:val="Bibliografa"/>
                <w:ind w:left="720" w:hanging="720"/>
                <w:jc w:val="both"/>
                <w:rPr>
                  <w:rFonts w:ascii="Arial" w:hAnsi="Arial" w:cs="Arial"/>
                  <w:noProof/>
                </w:rPr>
              </w:pPr>
              <w:r w:rsidRPr="00A576F3">
                <w:rPr>
                  <w:rFonts w:ascii="Arial" w:hAnsi="Arial" w:cs="Arial"/>
                  <w:noProof/>
                  <w:lang w:val="es-ES"/>
                </w:rPr>
                <w:t xml:space="preserve">Bucchiarone, A., Cabot, J., Paige, R. F., &amp; Pierantonio, A. (2020). </w:t>
              </w:r>
              <w:r w:rsidRPr="00A56055">
                <w:rPr>
                  <w:rFonts w:ascii="Arial" w:hAnsi="Arial" w:cs="Arial"/>
                  <w:noProof/>
                </w:rPr>
                <w:t xml:space="preserve">Grand challenges in model-driven engineering: an analysis of the state of the research. </w:t>
              </w:r>
              <w:r w:rsidRPr="00A56055">
                <w:rPr>
                  <w:rFonts w:ascii="Arial" w:hAnsi="Arial" w:cs="Arial"/>
                  <w:i/>
                  <w:iCs/>
                  <w:noProof/>
                </w:rPr>
                <w:t>Software and Systems Modeling, 19</w:t>
              </w:r>
              <w:r w:rsidRPr="00A56055">
                <w:rPr>
                  <w:rFonts w:ascii="Arial" w:hAnsi="Arial" w:cs="Arial"/>
                  <w:noProof/>
                </w:rPr>
                <w:t>, 5–13.</w:t>
              </w:r>
            </w:p>
            <w:p w14:paraId="3D0E3EAC" w14:textId="77777777" w:rsidR="008C01B9" w:rsidRPr="00A576F3" w:rsidRDefault="008C01B9" w:rsidP="00391044">
              <w:pPr>
                <w:pStyle w:val="Bibliografa"/>
                <w:ind w:left="720" w:hanging="720"/>
                <w:jc w:val="both"/>
                <w:rPr>
                  <w:rFonts w:ascii="Arial" w:hAnsi="Arial" w:cs="Arial"/>
                  <w:noProof/>
                  <w:lang w:val="es-ES"/>
                </w:rPr>
              </w:pPr>
              <w:r w:rsidRPr="00A56055">
                <w:rPr>
                  <w:rFonts w:ascii="Arial" w:hAnsi="Arial" w:cs="Arial"/>
                  <w:noProof/>
                </w:rPr>
                <w:t xml:space="preserve">Caicedo López, P. L., &amp; Godoy Cevallos, D. F. (2013). </w:t>
              </w:r>
              <w:r w:rsidRPr="00A576F3">
                <w:rPr>
                  <w:rFonts w:ascii="Arial" w:hAnsi="Arial" w:cs="Arial"/>
                  <w:i/>
                  <w:iCs/>
                  <w:noProof/>
                  <w:lang w:val="es-ES"/>
                </w:rPr>
                <w:t>Análisis, diseño e implementación de un aplicativo web en ambiente de pruebas que gestione la documentación empresarial con registro de firma electrónica en la empresa Banred.</w:t>
              </w:r>
              <w:r w:rsidRPr="00A576F3">
                <w:rPr>
                  <w:rFonts w:ascii="Arial" w:hAnsi="Arial" w:cs="Arial"/>
                  <w:noProof/>
                  <w:lang w:val="es-ES"/>
                </w:rPr>
                <w:t xml:space="preserve"> B.S. thesis.</w:t>
              </w:r>
            </w:p>
            <w:p w14:paraId="66872293"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Camacho Sánchez, N. (2023). La importancia de las metodologı́as ágiles en los proyectos de desarrollo de software.</w:t>
              </w:r>
            </w:p>
            <w:p w14:paraId="6946564A"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Carbajal Velasquez, J. (2019). Implementación de un sistema de información web para la gestión de convocatoria de estudio de mercado en el Gobierno Regional de San Martı́n–Moyobamba, 2018.</w:t>
              </w:r>
            </w:p>
            <w:p w14:paraId="4A693C82" w14:textId="6CC621EA"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 xml:space="preserve">Carrizo, D., &amp; Alfaro, A. (2018). Método de aseguramiento de la calidad en una metodologı́a de desarrollo de software: un enfoque práctico. </w:t>
              </w:r>
              <w:r w:rsidRPr="00A576F3">
                <w:rPr>
                  <w:rFonts w:ascii="Arial" w:hAnsi="Arial" w:cs="Arial"/>
                  <w:i/>
                  <w:iCs/>
                  <w:noProof/>
                  <w:lang w:val="es-ES"/>
                </w:rPr>
                <w:t>Ingeniare. Revista chilena de ingenierı́a, 26</w:t>
              </w:r>
              <w:r w:rsidRPr="00A576F3">
                <w:rPr>
                  <w:rFonts w:ascii="Arial" w:hAnsi="Arial" w:cs="Arial"/>
                  <w:noProof/>
                  <w:lang w:val="es-ES"/>
                </w:rPr>
                <w:t xml:space="preserve">, </w:t>
              </w:r>
              <w:r w:rsidR="005633E7">
                <w:rPr>
                  <w:rFonts w:ascii="Arial" w:hAnsi="Arial" w:cs="Arial"/>
                  <w:noProof/>
                  <w:lang w:val="es-ES"/>
                </w:rPr>
                <w:t>10</w:t>
              </w:r>
              <w:r w:rsidRPr="00A576F3">
                <w:rPr>
                  <w:rFonts w:ascii="Arial" w:hAnsi="Arial" w:cs="Arial"/>
                  <w:noProof/>
                  <w:lang w:val="es-ES"/>
                </w:rPr>
                <w:t>4–129.</w:t>
              </w:r>
            </w:p>
            <w:p w14:paraId="42432915"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Castañeda, A., Ramos, E., Villanueva, L. A., &amp; Zoraida, B. (2020). Uso de la plataforma web Duolingo y su influencia en la competencia lee diversos tipos de textos en inglés en los estudiantes de la I.E. Ángel Francisco Alí Guillén, Arequipa, 2019.</w:t>
              </w:r>
            </w:p>
            <w:p w14:paraId="258BED03"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Chunga Montero, C. E. (2022). Aplicación de la tecnologı́a de firma digital para mejorar la gestión de trámite documental del Gobierno Regional La Libertad.</w:t>
              </w:r>
            </w:p>
            <w:p w14:paraId="04105287"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Coppola, M. (January de 2023). Qué es una plataforma digital y qué tipos existen.</w:t>
              </w:r>
            </w:p>
            <w:p w14:paraId="013AAEA2"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 xml:space="preserve">Forero Fernández, F. A. (2018). </w:t>
              </w:r>
              <w:r w:rsidRPr="00A576F3">
                <w:rPr>
                  <w:rFonts w:ascii="Arial" w:hAnsi="Arial" w:cs="Arial"/>
                  <w:i/>
                  <w:iCs/>
                  <w:noProof/>
                  <w:lang w:val="es-ES"/>
                </w:rPr>
                <w:t>Implementación de la metodologı́a SCRUM en un ambiente bancario.</w:t>
              </w:r>
              <w:r w:rsidRPr="00A576F3">
                <w:rPr>
                  <w:rFonts w:ascii="Arial" w:hAnsi="Arial" w:cs="Arial"/>
                  <w:noProof/>
                  <w:lang w:val="es-ES"/>
                </w:rPr>
                <w:t xml:space="preserve"> Ph.D. dissertation.</w:t>
              </w:r>
            </w:p>
            <w:p w14:paraId="434A290F" w14:textId="77777777" w:rsidR="008C01B9" w:rsidRPr="00A56055" w:rsidRDefault="008C01B9" w:rsidP="00391044">
              <w:pPr>
                <w:pStyle w:val="Bibliografa"/>
                <w:ind w:left="720" w:hanging="720"/>
                <w:jc w:val="both"/>
                <w:rPr>
                  <w:rFonts w:ascii="Arial" w:hAnsi="Arial" w:cs="Arial"/>
                  <w:noProof/>
                </w:rPr>
              </w:pPr>
              <w:r w:rsidRPr="00A576F3">
                <w:rPr>
                  <w:rFonts w:ascii="Arial" w:hAnsi="Arial" w:cs="Arial"/>
                  <w:noProof/>
                  <w:lang w:val="es-ES"/>
                </w:rPr>
                <w:t xml:space="preserve">Girona, C., Guàrdia, L., &amp; Mas, X. (2018). La Docencia Universitaria más allá del 2020: tendencias, retos y nuevos escenarios. </w:t>
              </w:r>
              <w:r w:rsidRPr="00A56055">
                <w:rPr>
                  <w:rFonts w:ascii="Arial" w:hAnsi="Arial" w:cs="Arial"/>
                  <w:i/>
                  <w:iCs/>
                  <w:noProof/>
                </w:rPr>
                <w:t>Docencia universitaria e innovación</w:t>
              </w:r>
              <w:r w:rsidRPr="00A56055">
                <w:rPr>
                  <w:rFonts w:ascii="Arial" w:hAnsi="Arial" w:cs="Arial"/>
                  <w:noProof/>
                </w:rPr>
                <w:t>, 195–226.</w:t>
              </w:r>
            </w:p>
            <w:p w14:paraId="0F1604BD" w14:textId="77777777" w:rsidR="008C01B9" w:rsidRPr="00A576F3" w:rsidRDefault="008C01B9" w:rsidP="00391044">
              <w:pPr>
                <w:pStyle w:val="Bibliografa"/>
                <w:ind w:left="720" w:hanging="720"/>
                <w:jc w:val="both"/>
                <w:rPr>
                  <w:rFonts w:ascii="Arial" w:hAnsi="Arial" w:cs="Arial"/>
                  <w:noProof/>
                  <w:lang w:val="es-ES"/>
                </w:rPr>
              </w:pPr>
              <w:r w:rsidRPr="00A56055">
                <w:rPr>
                  <w:rFonts w:ascii="Arial" w:hAnsi="Arial" w:cs="Arial"/>
                  <w:noProof/>
                </w:rPr>
                <w:lastRenderedPageBreak/>
                <w:t xml:space="preserve">Karl Matthias, S. P. (2018). </w:t>
              </w:r>
              <w:r w:rsidRPr="00A56055">
                <w:rPr>
                  <w:rFonts w:ascii="Arial" w:hAnsi="Arial" w:cs="Arial"/>
                  <w:i/>
                  <w:iCs/>
                  <w:noProof/>
                </w:rPr>
                <w:t>Docker: Up &amp; Running: Shipping Reliable Containers in Production.</w:t>
              </w:r>
              <w:r w:rsidRPr="00A56055">
                <w:rPr>
                  <w:rFonts w:ascii="Arial" w:hAnsi="Arial" w:cs="Arial"/>
                  <w:noProof/>
                </w:rPr>
                <w:t xml:space="preserve"> </w:t>
              </w:r>
              <w:r w:rsidRPr="00A576F3">
                <w:rPr>
                  <w:rFonts w:ascii="Arial" w:hAnsi="Arial" w:cs="Arial"/>
                  <w:noProof/>
                  <w:lang w:val="es-ES"/>
                </w:rPr>
                <w:t>(O. Media, Ed.)</w:t>
              </w:r>
            </w:p>
            <w:p w14:paraId="5AC06EE5"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López Gil, A., &amp; others. (2018). Estudio comparativo de metodologı́as tradicionales y ágiles para proyectos de Desarrollo de Software.</w:t>
              </w:r>
            </w:p>
            <w:p w14:paraId="236B35CA"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 xml:space="preserve">López Ruiz, T. R. (2018). </w:t>
              </w:r>
              <w:r w:rsidRPr="00A576F3">
                <w:rPr>
                  <w:rFonts w:ascii="Arial" w:hAnsi="Arial" w:cs="Arial"/>
                  <w:i/>
                  <w:iCs/>
                  <w:noProof/>
                  <w:lang w:val="es-ES"/>
                </w:rPr>
                <w:t>Incidencia del uso del repositorio de firmas digitales en la gestión de trámites institucionales de la universidad Técnica del Norte.</w:t>
              </w:r>
              <w:r w:rsidRPr="00A576F3">
                <w:rPr>
                  <w:rFonts w:ascii="Arial" w:hAnsi="Arial" w:cs="Arial"/>
                  <w:noProof/>
                  <w:lang w:val="es-ES"/>
                </w:rPr>
                <w:t xml:space="preserve"> Master's thesis.</w:t>
              </w:r>
            </w:p>
            <w:p w14:paraId="62FB3DC1"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Lora, L. (2023). En qué consisten las plataformas virtuales y para qué sirven.</w:t>
              </w:r>
            </w:p>
            <w:p w14:paraId="5B7CF7DE"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Loyola Torres, L. A., &amp; Chamorro Farfan, R. M. (2021). Implementación de un sistema de diagnóstico clı́nico aplicando un modelo predictivo de Machine Learning para la detección de neumonı́a en el hospital Villa Rebagliati de EsSalud, 2021.</w:t>
              </w:r>
            </w:p>
            <w:p w14:paraId="643DE8EC" w14:textId="77777777" w:rsidR="008C01B9" w:rsidRPr="00A56055" w:rsidRDefault="008C01B9" w:rsidP="00391044">
              <w:pPr>
                <w:pStyle w:val="Bibliografa"/>
                <w:ind w:left="720" w:hanging="720"/>
                <w:jc w:val="both"/>
                <w:rPr>
                  <w:rFonts w:ascii="Arial" w:hAnsi="Arial" w:cs="Arial"/>
                  <w:noProof/>
                </w:rPr>
              </w:pPr>
              <w:r w:rsidRPr="00A56055">
                <w:rPr>
                  <w:rFonts w:ascii="Arial" w:hAnsi="Arial" w:cs="Arial"/>
                  <w:noProof/>
                </w:rPr>
                <w:t xml:space="preserve">Moreto, S., Lambert, M., Jakobus, B., &amp; Marah, J. (2017). </w:t>
              </w:r>
              <w:r w:rsidRPr="00A56055">
                <w:rPr>
                  <w:rFonts w:ascii="Arial" w:hAnsi="Arial" w:cs="Arial"/>
                  <w:i/>
                  <w:iCs/>
                  <w:noProof/>
                </w:rPr>
                <w:t>Bootstrap 4–responsive web design.</w:t>
              </w:r>
              <w:r w:rsidRPr="00A56055">
                <w:rPr>
                  <w:rFonts w:ascii="Arial" w:hAnsi="Arial" w:cs="Arial"/>
                  <w:noProof/>
                </w:rPr>
                <w:t xml:space="preserve"> Packt Publishing Ltd.</w:t>
              </w:r>
            </w:p>
            <w:p w14:paraId="361D8771" w14:textId="77777777" w:rsidR="008C01B9" w:rsidRPr="00A576F3" w:rsidRDefault="008C01B9" w:rsidP="00391044">
              <w:pPr>
                <w:pStyle w:val="Bibliografa"/>
                <w:ind w:left="720" w:hanging="720"/>
                <w:jc w:val="both"/>
                <w:rPr>
                  <w:rFonts w:ascii="Arial" w:hAnsi="Arial" w:cs="Arial"/>
                  <w:noProof/>
                  <w:lang w:val="es-ES"/>
                </w:rPr>
              </w:pPr>
              <w:r w:rsidRPr="00A576F3">
                <w:rPr>
                  <w:rFonts w:ascii="Arial" w:hAnsi="Arial" w:cs="Arial"/>
                  <w:noProof/>
                  <w:lang w:val="es-ES"/>
                </w:rPr>
                <w:t xml:space="preserve">Pérez, M. d. (2010). Proceso de Gestión e Innovación en la Licenciatura en Educación Preescolar de la Escuela Normal No. 3 de Toluca: Estudio de Caso-Edición Única. </w:t>
              </w:r>
              <w:r w:rsidRPr="00A576F3">
                <w:rPr>
                  <w:rFonts w:ascii="Arial" w:hAnsi="Arial" w:cs="Arial"/>
                  <w:i/>
                  <w:iCs/>
                  <w:noProof/>
                  <w:lang w:val="es-ES"/>
                </w:rPr>
                <w:t>Proceso de Gestión e Innovación en la Licenciatura en Educación Preescolar de la Escuela Normal No. 3 de Toluca: Estudio de Caso-Edición Única</w:t>
              </w:r>
              <w:r w:rsidRPr="00A576F3">
                <w:rPr>
                  <w:rFonts w:ascii="Arial" w:hAnsi="Arial" w:cs="Arial"/>
                  <w:noProof/>
                  <w:lang w:val="es-ES"/>
                </w:rPr>
                <w:t>. Instituto Tecnológico y de Estudios Superiores de Monterrey.</w:t>
              </w:r>
            </w:p>
            <w:p w14:paraId="25E1CE7F" w14:textId="77777777" w:rsidR="008C01B9" w:rsidRPr="00A56055" w:rsidRDefault="008C01B9" w:rsidP="00391044">
              <w:pPr>
                <w:pStyle w:val="Bibliografa"/>
                <w:ind w:left="720" w:hanging="720"/>
                <w:jc w:val="both"/>
                <w:rPr>
                  <w:rFonts w:ascii="Arial" w:hAnsi="Arial" w:cs="Arial"/>
                  <w:noProof/>
                </w:rPr>
              </w:pPr>
              <w:r w:rsidRPr="00A576F3">
                <w:rPr>
                  <w:rFonts w:ascii="Arial" w:hAnsi="Arial" w:cs="Arial"/>
                  <w:noProof/>
                  <w:lang w:val="es-ES"/>
                </w:rPr>
                <w:t xml:space="preserve">Pressman, R. S. (2005). </w:t>
              </w:r>
              <w:r w:rsidRPr="00A56055">
                <w:rPr>
                  <w:rFonts w:ascii="Arial" w:hAnsi="Arial" w:cs="Arial"/>
                  <w:i/>
                  <w:iCs/>
                  <w:noProof/>
                </w:rPr>
                <w:t>Software engineering: a practitioner's approach.</w:t>
              </w:r>
              <w:r w:rsidRPr="00A56055">
                <w:rPr>
                  <w:rFonts w:ascii="Arial" w:hAnsi="Arial" w:cs="Arial"/>
                  <w:noProof/>
                </w:rPr>
                <w:t xml:space="preserve"> Palgrave macmillan.</w:t>
              </w:r>
            </w:p>
            <w:p w14:paraId="62BBACCF" w14:textId="77777777" w:rsidR="008C01B9" w:rsidRPr="00A576F3" w:rsidRDefault="008C01B9" w:rsidP="00391044">
              <w:pPr>
                <w:pStyle w:val="Bibliografa"/>
                <w:ind w:left="720" w:hanging="720"/>
                <w:jc w:val="both"/>
                <w:rPr>
                  <w:rFonts w:ascii="Arial" w:hAnsi="Arial" w:cs="Arial"/>
                  <w:noProof/>
                  <w:lang w:val="es-ES"/>
                </w:rPr>
              </w:pPr>
              <w:r w:rsidRPr="00A56055">
                <w:rPr>
                  <w:rFonts w:ascii="Arial" w:hAnsi="Arial" w:cs="Arial"/>
                  <w:noProof/>
                </w:rPr>
                <w:t xml:space="preserve">Regina, O. B., &amp; Hsu, L. (2017). </w:t>
              </w:r>
              <w:r w:rsidRPr="00A56055">
                <w:rPr>
                  <w:rFonts w:ascii="Arial" w:hAnsi="Arial" w:cs="Arial"/>
                  <w:i/>
                  <w:iCs/>
                  <w:noProof/>
                </w:rPr>
                <w:t>PostgreSQL: Up and Running.</w:t>
              </w:r>
              <w:r w:rsidRPr="00A56055">
                <w:rPr>
                  <w:rFonts w:ascii="Arial" w:hAnsi="Arial" w:cs="Arial"/>
                  <w:noProof/>
                </w:rPr>
                <w:t xml:space="preserve"> </w:t>
              </w:r>
              <w:r w:rsidRPr="00A576F3">
                <w:rPr>
                  <w:rFonts w:ascii="Arial" w:hAnsi="Arial" w:cs="Arial"/>
                  <w:noProof/>
                  <w:lang w:val="es-ES"/>
                </w:rPr>
                <w:t>O'Reilly Media, Incorporated.</w:t>
              </w:r>
            </w:p>
            <w:p w14:paraId="17F0AA93" w14:textId="0EAB5625" w:rsidR="005B04A8" w:rsidRPr="00A576F3" w:rsidRDefault="00EB2BEA" w:rsidP="00391044">
              <w:pPr>
                <w:spacing w:before="240" w:line="360" w:lineRule="auto"/>
                <w:jc w:val="both"/>
                <w:rPr>
                  <w:rFonts w:ascii="Arial" w:hAnsi="Arial" w:cs="Arial"/>
                </w:rPr>
              </w:pPr>
              <w:r w:rsidRPr="00A576F3">
                <w:rPr>
                  <w:rFonts w:ascii="Arial" w:hAnsi="Arial" w:cs="Arial"/>
                  <w:b/>
                  <w:bCs/>
                </w:rPr>
                <w:fldChar w:fldCharType="end"/>
              </w:r>
            </w:p>
          </w:sdtContent>
        </w:sdt>
      </w:sdtContent>
    </w:sdt>
    <w:p w14:paraId="06CC917D" w14:textId="5C13F4F0" w:rsidR="005B04A8" w:rsidRPr="00A576F3" w:rsidRDefault="005B04A8" w:rsidP="00925E14">
      <w:pPr>
        <w:jc w:val="both"/>
        <w:rPr>
          <w:rFonts w:ascii="Arial" w:hAnsi="Arial" w:cs="Arial"/>
          <w:sz w:val="24"/>
          <w:szCs w:val="24"/>
          <w:lang w:val="es-BO"/>
        </w:rPr>
        <w:sectPr w:rsidR="005B04A8" w:rsidRPr="00A576F3" w:rsidSect="003F62F9">
          <w:footerReference w:type="default" r:id="rId14"/>
          <w:pgSz w:w="12240" w:h="15840" w:code="1"/>
          <w:pgMar w:top="1440" w:right="1440" w:bottom="1440" w:left="1440" w:header="720" w:footer="720" w:gutter="0"/>
          <w:cols w:space="0"/>
          <w:docGrid w:linePitch="360"/>
        </w:sectPr>
      </w:pPr>
    </w:p>
    <w:p w14:paraId="70F611D8" w14:textId="64C017FB" w:rsidR="005B04A8" w:rsidRPr="00A576F3" w:rsidRDefault="00C32B06" w:rsidP="00C32B06">
      <w:pPr>
        <w:pStyle w:val="Ttulo1"/>
        <w:spacing w:before="400" w:line="360" w:lineRule="auto"/>
        <w:jc w:val="both"/>
        <w:rPr>
          <w:rFonts w:ascii="Arial" w:hAnsi="Arial"/>
          <w:szCs w:val="24"/>
          <w:lang w:val="es-BO"/>
        </w:rPr>
      </w:pPr>
      <w:bookmarkStart w:id="108" w:name="_Toc167227190"/>
      <w:bookmarkStart w:id="109" w:name="_Toc176812700"/>
      <w:r w:rsidRPr="00A576F3">
        <w:rPr>
          <w:rFonts w:ascii="Arial" w:hAnsi="Arial"/>
          <w:szCs w:val="24"/>
          <w:lang w:val="es-BO"/>
        </w:rPr>
        <w:lastRenderedPageBreak/>
        <w:t xml:space="preserve">1. </w:t>
      </w:r>
      <w:r w:rsidR="005B04A8" w:rsidRPr="00A576F3">
        <w:rPr>
          <w:rFonts w:ascii="Arial" w:hAnsi="Arial"/>
          <w:szCs w:val="24"/>
          <w:lang w:val="es-BO"/>
        </w:rPr>
        <w:t>ANEXOS</w:t>
      </w:r>
      <w:bookmarkEnd w:id="108"/>
      <w:bookmarkEnd w:id="109"/>
    </w:p>
    <w:p w14:paraId="2B177678" w14:textId="5E5CCCFE" w:rsidR="006933BD" w:rsidRPr="00A576F3" w:rsidRDefault="00DB4CC6" w:rsidP="00925E14">
      <w:pPr>
        <w:jc w:val="both"/>
        <w:rPr>
          <w:rFonts w:ascii="Arial" w:hAnsi="Arial" w:cs="Arial"/>
          <w:sz w:val="24"/>
          <w:szCs w:val="24"/>
          <w:lang w:val="es-BO"/>
        </w:rPr>
      </w:pPr>
      <w:r>
        <w:rPr>
          <w:noProof/>
        </w:rPr>
        <w:drawing>
          <wp:anchor distT="0" distB="0" distL="114300" distR="114300" simplePos="0" relativeHeight="251658752" behindDoc="0" locked="0" layoutInCell="1" allowOverlap="1" wp14:anchorId="1C7C9109" wp14:editId="6A618AF8">
            <wp:simplePos x="0" y="0"/>
            <wp:positionH relativeFrom="column">
              <wp:posOffset>-759655</wp:posOffset>
            </wp:positionH>
            <wp:positionV relativeFrom="paragraph">
              <wp:posOffset>289072</wp:posOffset>
            </wp:positionV>
            <wp:extent cx="9832726" cy="5373858"/>
            <wp:effectExtent l="0" t="0" r="0" b="0"/>
            <wp:wrapNone/>
            <wp:docPr id="821733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44754" cy="53804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ADC" w:rsidRPr="00A576F3">
        <w:rPr>
          <w:rFonts w:ascii="Arial" w:hAnsi="Arial" w:cs="Arial"/>
          <w:sz w:val="24"/>
          <w:szCs w:val="24"/>
          <w:lang w:val="es-BO"/>
        </w:rPr>
        <w:t>ANEXO 1</w:t>
      </w:r>
    </w:p>
    <w:p w14:paraId="3E289BC2" w14:textId="18F3F6B6" w:rsidR="006933BD" w:rsidRPr="00A56055" w:rsidRDefault="006933BD">
      <w:pPr>
        <w:rPr>
          <w:rFonts w:ascii="Arial" w:hAnsi="Arial" w:cs="Arial"/>
          <w:lang w:val="es-BO"/>
        </w:rPr>
      </w:pPr>
    </w:p>
    <w:p w14:paraId="36EC23DD" w14:textId="02D5C7C0" w:rsidR="006933BD" w:rsidRPr="00A576F3" w:rsidRDefault="006933BD">
      <w:pPr>
        <w:rPr>
          <w:rFonts w:ascii="Arial" w:hAnsi="Arial" w:cs="Arial"/>
          <w:lang w:val="es-BO"/>
        </w:rPr>
        <w:sectPr w:rsidR="006933BD" w:rsidRPr="00A576F3" w:rsidSect="008817F1">
          <w:pgSz w:w="15840" w:h="12240" w:orient="landscape"/>
          <w:pgMar w:top="1440" w:right="1440" w:bottom="1440" w:left="1440" w:header="720" w:footer="720" w:gutter="0"/>
          <w:cols w:space="0"/>
          <w:docGrid w:linePitch="360"/>
        </w:sectPr>
      </w:pPr>
    </w:p>
    <w:p w14:paraId="1C28AC94" w14:textId="1FEF0976" w:rsidR="009A75BD" w:rsidRPr="00A576F3" w:rsidRDefault="009A75BD">
      <w:pPr>
        <w:rPr>
          <w:rFonts w:ascii="Arial" w:hAnsi="Arial" w:cs="Arial"/>
          <w:b/>
          <w:bCs/>
          <w:lang w:val="es-BO"/>
        </w:rPr>
      </w:pPr>
      <w:r w:rsidRPr="00A576F3">
        <w:rPr>
          <w:rFonts w:ascii="Arial" w:hAnsi="Arial" w:cs="Arial"/>
          <w:b/>
          <w:bCs/>
          <w:lang w:val="es-BO"/>
        </w:rPr>
        <w:lastRenderedPageBreak/>
        <w:t>ANEXO 2</w:t>
      </w:r>
    </w:p>
    <w:p w14:paraId="5F7174B1" w14:textId="77777777" w:rsidR="00F85E71" w:rsidRPr="00A576F3" w:rsidRDefault="00F85E71" w:rsidP="00F85E71">
      <w:pPr>
        <w:rPr>
          <w:rFonts w:ascii="Arial" w:hAnsi="Arial" w:cs="Arial"/>
          <w:lang w:val="es-BO"/>
        </w:rPr>
      </w:pPr>
      <w:r w:rsidRPr="00A576F3">
        <w:rPr>
          <w:rFonts w:ascii="Arial" w:hAnsi="Arial" w:cs="Arial"/>
          <w:lang w:val="es-BO"/>
        </w:rPr>
        <w:t xml:space="preserve">GUIA DE OBSERVACION </w:t>
      </w:r>
    </w:p>
    <w:tbl>
      <w:tblPr>
        <w:tblStyle w:val="Tablaconcuadrcula"/>
        <w:tblW w:w="0" w:type="auto"/>
        <w:tblLook w:val="04A0" w:firstRow="1" w:lastRow="0" w:firstColumn="1" w:lastColumn="0" w:noHBand="0" w:noVBand="1"/>
      </w:tblPr>
      <w:tblGrid>
        <w:gridCol w:w="4750"/>
        <w:gridCol w:w="4750"/>
      </w:tblGrid>
      <w:tr w:rsidR="00F85E71" w:rsidRPr="00A576F3" w14:paraId="13070056" w14:textId="77777777" w:rsidTr="00F85E71">
        <w:tc>
          <w:tcPr>
            <w:tcW w:w="9500" w:type="dxa"/>
            <w:gridSpan w:val="2"/>
            <w:tcBorders>
              <w:top w:val="single" w:sz="4" w:space="0" w:color="auto"/>
              <w:left w:val="single" w:sz="4" w:space="0" w:color="auto"/>
              <w:bottom w:val="single" w:sz="4" w:space="0" w:color="auto"/>
              <w:right w:val="single" w:sz="4" w:space="0" w:color="auto"/>
            </w:tcBorders>
            <w:hideMark/>
          </w:tcPr>
          <w:p w14:paraId="1E969CB8" w14:textId="77777777" w:rsidR="00F85E71" w:rsidRPr="00A576F3" w:rsidRDefault="00F85E71">
            <w:pPr>
              <w:spacing w:line="360" w:lineRule="auto"/>
              <w:jc w:val="center"/>
              <w:rPr>
                <w:rFonts w:ascii="Arial" w:hAnsi="Arial" w:cs="Arial"/>
                <w:b/>
                <w:szCs w:val="18"/>
                <w:lang w:val="es-BO"/>
              </w:rPr>
            </w:pPr>
            <w:r w:rsidRPr="00A576F3">
              <w:rPr>
                <w:rFonts w:ascii="Arial" w:hAnsi="Arial" w:cs="Arial"/>
                <w:b/>
                <w:szCs w:val="18"/>
                <w:lang w:val="es-BO"/>
              </w:rPr>
              <w:t>GUIA DE OBSERVACIÓN</w:t>
            </w:r>
          </w:p>
        </w:tc>
      </w:tr>
      <w:tr w:rsidR="00F85E71" w:rsidRPr="0093149C" w14:paraId="59CCB2CF" w14:textId="77777777" w:rsidTr="00F85E71">
        <w:tc>
          <w:tcPr>
            <w:tcW w:w="9500" w:type="dxa"/>
            <w:gridSpan w:val="2"/>
            <w:tcBorders>
              <w:top w:val="single" w:sz="4" w:space="0" w:color="auto"/>
              <w:left w:val="single" w:sz="4" w:space="0" w:color="auto"/>
              <w:bottom w:val="single" w:sz="4" w:space="0" w:color="auto"/>
              <w:right w:val="single" w:sz="4" w:space="0" w:color="auto"/>
            </w:tcBorders>
            <w:hideMark/>
          </w:tcPr>
          <w:p w14:paraId="0EA48D48" w14:textId="77777777" w:rsidR="00F85E71" w:rsidRPr="00A576F3" w:rsidRDefault="00F85E71">
            <w:pPr>
              <w:spacing w:line="360" w:lineRule="auto"/>
              <w:rPr>
                <w:rFonts w:ascii="Arial" w:hAnsi="Arial" w:cs="Arial"/>
                <w:szCs w:val="18"/>
                <w:lang w:val="es-BO"/>
              </w:rPr>
            </w:pPr>
            <w:r w:rsidRPr="00A576F3">
              <w:rPr>
                <w:rFonts w:ascii="Arial" w:hAnsi="Arial" w:cs="Arial"/>
                <w:b/>
                <w:szCs w:val="18"/>
                <w:lang w:val="es-BO"/>
              </w:rPr>
              <w:t>Objetivo:</w:t>
            </w:r>
            <w:r w:rsidRPr="00A576F3">
              <w:rPr>
                <w:rFonts w:ascii="Arial" w:hAnsi="Arial" w:cs="Arial"/>
                <w:szCs w:val="18"/>
                <w:lang w:val="es-BO"/>
              </w:rPr>
              <w:t xml:space="preserve"> Identificar los procesos de verificación del vicerrectorado en el que se lanza las convocatorias para los docentes en la Universidad Autónoma Tomás Frías</w:t>
            </w:r>
          </w:p>
        </w:tc>
      </w:tr>
      <w:tr w:rsidR="00F85E71" w:rsidRPr="00A576F3" w14:paraId="7D2D626B" w14:textId="77777777" w:rsidTr="00F85E71">
        <w:tc>
          <w:tcPr>
            <w:tcW w:w="4750" w:type="dxa"/>
            <w:tcBorders>
              <w:top w:val="single" w:sz="4" w:space="0" w:color="auto"/>
              <w:left w:val="single" w:sz="4" w:space="0" w:color="auto"/>
              <w:bottom w:val="single" w:sz="4" w:space="0" w:color="auto"/>
              <w:right w:val="single" w:sz="4" w:space="0" w:color="auto"/>
            </w:tcBorders>
            <w:hideMark/>
          </w:tcPr>
          <w:p w14:paraId="1CF49D1F" w14:textId="77777777" w:rsidR="00F85E71" w:rsidRPr="00A576F3" w:rsidRDefault="00F85E71">
            <w:pPr>
              <w:spacing w:line="360" w:lineRule="auto"/>
              <w:rPr>
                <w:rFonts w:ascii="Arial" w:hAnsi="Arial" w:cs="Arial"/>
                <w:b/>
                <w:szCs w:val="18"/>
                <w:lang w:val="es-BO"/>
              </w:rPr>
            </w:pPr>
            <w:r w:rsidRPr="00A576F3">
              <w:rPr>
                <w:rFonts w:ascii="Arial" w:hAnsi="Arial" w:cs="Arial"/>
                <w:b/>
                <w:szCs w:val="18"/>
                <w:lang w:val="es-BO"/>
              </w:rPr>
              <w:t>Nombre del observador:</w:t>
            </w:r>
          </w:p>
        </w:tc>
        <w:tc>
          <w:tcPr>
            <w:tcW w:w="4750" w:type="dxa"/>
            <w:tcBorders>
              <w:top w:val="single" w:sz="4" w:space="0" w:color="auto"/>
              <w:left w:val="single" w:sz="4" w:space="0" w:color="auto"/>
              <w:bottom w:val="single" w:sz="4" w:space="0" w:color="auto"/>
              <w:right w:val="single" w:sz="4" w:space="0" w:color="auto"/>
            </w:tcBorders>
            <w:hideMark/>
          </w:tcPr>
          <w:p w14:paraId="6F3C73A5" w14:textId="301335D3" w:rsidR="00F85E71" w:rsidRPr="00A576F3" w:rsidRDefault="00A738FA">
            <w:pPr>
              <w:spacing w:line="360" w:lineRule="auto"/>
              <w:rPr>
                <w:rFonts w:ascii="Arial" w:hAnsi="Arial" w:cs="Arial"/>
                <w:szCs w:val="18"/>
                <w:lang w:val="es-BO"/>
              </w:rPr>
            </w:pPr>
            <w:r w:rsidRPr="00A576F3">
              <w:rPr>
                <w:rFonts w:ascii="Arial" w:hAnsi="Arial" w:cs="Arial"/>
                <w:szCs w:val="18"/>
                <w:lang w:val="es-BO"/>
              </w:rPr>
              <w:t>DIEGO</w:t>
            </w:r>
          </w:p>
        </w:tc>
      </w:tr>
      <w:tr w:rsidR="00F85E71" w:rsidRPr="00A576F3" w14:paraId="28857FF4" w14:textId="77777777" w:rsidTr="00F85E71">
        <w:tc>
          <w:tcPr>
            <w:tcW w:w="4750" w:type="dxa"/>
            <w:tcBorders>
              <w:top w:val="single" w:sz="4" w:space="0" w:color="auto"/>
              <w:left w:val="single" w:sz="4" w:space="0" w:color="auto"/>
              <w:bottom w:val="single" w:sz="4" w:space="0" w:color="auto"/>
              <w:right w:val="single" w:sz="4" w:space="0" w:color="auto"/>
            </w:tcBorders>
            <w:hideMark/>
          </w:tcPr>
          <w:p w14:paraId="5125AF36" w14:textId="77777777" w:rsidR="00F85E71" w:rsidRPr="00A576F3" w:rsidRDefault="00F85E71">
            <w:pPr>
              <w:spacing w:line="360" w:lineRule="auto"/>
              <w:rPr>
                <w:rFonts w:ascii="Arial" w:hAnsi="Arial" w:cs="Arial"/>
                <w:b/>
                <w:szCs w:val="18"/>
                <w:lang w:val="es-BO"/>
              </w:rPr>
            </w:pPr>
            <w:r w:rsidRPr="00A576F3">
              <w:rPr>
                <w:rFonts w:ascii="Arial" w:hAnsi="Arial" w:cs="Arial"/>
                <w:b/>
                <w:szCs w:val="18"/>
                <w:lang w:val="es-BO"/>
              </w:rPr>
              <w:t>Fecha de Observación:</w:t>
            </w:r>
          </w:p>
        </w:tc>
        <w:tc>
          <w:tcPr>
            <w:tcW w:w="4750" w:type="dxa"/>
            <w:tcBorders>
              <w:top w:val="single" w:sz="4" w:space="0" w:color="auto"/>
              <w:left w:val="single" w:sz="4" w:space="0" w:color="auto"/>
              <w:bottom w:val="single" w:sz="4" w:space="0" w:color="auto"/>
              <w:right w:val="single" w:sz="4" w:space="0" w:color="auto"/>
            </w:tcBorders>
            <w:hideMark/>
          </w:tcPr>
          <w:p w14:paraId="2DBF8CB3" w14:textId="49C75FAB" w:rsidR="00F85E71" w:rsidRPr="00A576F3" w:rsidRDefault="00F85E71">
            <w:pPr>
              <w:spacing w:line="360" w:lineRule="auto"/>
              <w:rPr>
                <w:rFonts w:ascii="Arial" w:hAnsi="Arial" w:cs="Arial"/>
                <w:szCs w:val="18"/>
                <w:lang w:val="es-BO"/>
              </w:rPr>
            </w:pPr>
            <w:r w:rsidRPr="00A576F3">
              <w:rPr>
                <w:rFonts w:ascii="Arial" w:hAnsi="Arial" w:cs="Arial"/>
                <w:szCs w:val="18"/>
                <w:lang w:val="es-BO"/>
              </w:rPr>
              <w:t>0</w:t>
            </w:r>
            <w:r w:rsidR="00A738FA" w:rsidRPr="00A576F3">
              <w:rPr>
                <w:rFonts w:ascii="Arial" w:hAnsi="Arial" w:cs="Arial"/>
                <w:szCs w:val="18"/>
                <w:lang w:val="es-BO"/>
              </w:rPr>
              <w:t>4</w:t>
            </w:r>
            <w:r w:rsidRPr="00A576F3">
              <w:rPr>
                <w:rFonts w:ascii="Arial" w:hAnsi="Arial" w:cs="Arial"/>
                <w:szCs w:val="18"/>
                <w:lang w:val="es-BO"/>
              </w:rPr>
              <w:t xml:space="preserve"> de abril de 2024</w:t>
            </w:r>
          </w:p>
        </w:tc>
      </w:tr>
      <w:tr w:rsidR="00F85E71" w:rsidRPr="0093149C" w14:paraId="6D9FB030" w14:textId="77777777" w:rsidTr="00F85E71">
        <w:tc>
          <w:tcPr>
            <w:tcW w:w="9500" w:type="dxa"/>
            <w:gridSpan w:val="2"/>
            <w:tcBorders>
              <w:top w:val="single" w:sz="4" w:space="0" w:color="auto"/>
              <w:left w:val="single" w:sz="4" w:space="0" w:color="auto"/>
              <w:bottom w:val="single" w:sz="4" w:space="0" w:color="auto"/>
              <w:right w:val="single" w:sz="4" w:space="0" w:color="auto"/>
            </w:tcBorders>
            <w:hideMark/>
          </w:tcPr>
          <w:p w14:paraId="248A6DB6" w14:textId="77777777" w:rsidR="00F85E71" w:rsidRPr="00A576F3" w:rsidRDefault="00F85E71">
            <w:pPr>
              <w:spacing w:line="360" w:lineRule="auto"/>
              <w:rPr>
                <w:rFonts w:ascii="Arial" w:hAnsi="Arial" w:cs="Arial"/>
                <w:szCs w:val="18"/>
                <w:lang w:val="es-BO"/>
              </w:rPr>
            </w:pPr>
            <w:r w:rsidRPr="00A576F3">
              <w:rPr>
                <w:rFonts w:ascii="Arial" w:hAnsi="Arial" w:cs="Arial"/>
                <w:b/>
                <w:szCs w:val="18"/>
                <w:lang w:val="es-BO"/>
              </w:rPr>
              <w:t>Proceso de verificación de Convocatorias</w:t>
            </w:r>
          </w:p>
        </w:tc>
      </w:tr>
      <w:tr w:rsidR="00F85E71" w:rsidRPr="0093149C" w14:paraId="5B08DD6F" w14:textId="77777777" w:rsidTr="00F85E71">
        <w:tc>
          <w:tcPr>
            <w:tcW w:w="9500" w:type="dxa"/>
            <w:gridSpan w:val="2"/>
            <w:tcBorders>
              <w:top w:val="single" w:sz="4" w:space="0" w:color="auto"/>
              <w:left w:val="single" w:sz="4" w:space="0" w:color="auto"/>
              <w:bottom w:val="single" w:sz="4" w:space="0" w:color="auto"/>
              <w:right w:val="single" w:sz="4" w:space="0" w:color="auto"/>
            </w:tcBorders>
          </w:tcPr>
          <w:p w14:paraId="22370FCF" w14:textId="50BFA8E5" w:rsidR="00F85E71" w:rsidRPr="00A576F3" w:rsidRDefault="00F85E71">
            <w:pPr>
              <w:numPr>
                <w:ilvl w:val="0"/>
                <w:numId w:val="12"/>
              </w:numPr>
              <w:spacing w:line="360" w:lineRule="auto"/>
              <w:rPr>
                <w:rFonts w:ascii="Arial" w:hAnsi="Arial" w:cs="Arial"/>
                <w:szCs w:val="18"/>
                <w:lang w:val="es-BO"/>
              </w:rPr>
            </w:pPr>
            <w:r w:rsidRPr="00A576F3">
              <w:rPr>
                <w:rFonts w:ascii="Arial" w:hAnsi="Arial" w:cs="Arial"/>
                <w:szCs w:val="18"/>
                <w:lang w:val="es-BO"/>
              </w:rPr>
              <w:t>Excelente                          b) Bueno                 c) Regular                            d) Malo</w:t>
            </w:r>
          </w:p>
          <w:p w14:paraId="3566411B" w14:textId="77777777" w:rsidR="00F85E71" w:rsidRPr="00A576F3" w:rsidRDefault="00F85E71">
            <w:pPr>
              <w:spacing w:line="360" w:lineRule="auto"/>
              <w:ind w:left="360"/>
              <w:rPr>
                <w:rFonts w:ascii="Arial" w:hAnsi="Arial" w:cs="Arial"/>
                <w:szCs w:val="18"/>
                <w:lang w:val="es-BO"/>
              </w:rPr>
            </w:pPr>
          </w:p>
          <w:p w14:paraId="2EDC7889" w14:textId="77777777" w:rsidR="00F85E71" w:rsidRPr="00A576F3" w:rsidRDefault="00F85E71">
            <w:pPr>
              <w:spacing w:line="360" w:lineRule="auto"/>
              <w:ind w:left="360"/>
              <w:rPr>
                <w:rFonts w:ascii="Arial" w:hAnsi="Arial" w:cs="Arial"/>
                <w:szCs w:val="18"/>
                <w:lang w:val="es-BO"/>
              </w:rPr>
            </w:pPr>
            <w:r w:rsidRPr="00A576F3">
              <w:rPr>
                <w:rFonts w:ascii="Arial" w:hAnsi="Arial" w:cs="Arial"/>
                <w:szCs w:val="18"/>
                <w:lang w:val="es-BO"/>
              </w:rPr>
              <w:t xml:space="preserve">Este Proceso fue desempeñando de Manera Regular, ya que actualmente se realiza de manera Manual; Se verifican los documentos físicos y se organizan en estantes. </w:t>
            </w:r>
          </w:p>
        </w:tc>
      </w:tr>
      <w:tr w:rsidR="00F85E71" w:rsidRPr="00A576F3" w14:paraId="40212D78" w14:textId="77777777" w:rsidTr="00F85E71">
        <w:tc>
          <w:tcPr>
            <w:tcW w:w="9500" w:type="dxa"/>
            <w:gridSpan w:val="2"/>
            <w:tcBorders>
              <w:top w:val="single" w:sz="4" w:space="0" w:color="auto"/>
              <w:left w:val="single" w:sz="4" w:space="0" w:color="auto"/>
              <w:bottom w:val="single" w:sz="4" w:space="0" w:color="auto"/>
              <w:right w:val="single" w:sz="4" w:space="0" w:color="auto"/>
            </w:tcBorders>
            <w:hideMark/>
          </w:tcPr>
          <w:p w14:paraId="7E23D7F7" w14:textId="77777777" w:rsidR="00F85E71" w:rsidRPr="00A576F3" w:rsidRDefault="00F85E71">
            <w:pPr>
              <w:spacing w:line="360" w:lineRule="auto"/>
              <w:rPr>
                <w:rFonts w:ascii="Arial" w:hAnsi="Arial" w:cs="Arial"/>
                <w:b/>
                <w:szCs w:val="18"/>
                <w:lang w:val="es-BO"/>
              </w:rPr>
            </w:pPr>
            <w:r w:rsidRPr="00A576F3">
              <w:rPr>
                <w:rFonts w:ascii="Arial" w:hAnsi="Arial" w:cs="Arial"/>
                <w:b/>
                <w:szCs w:val="18"/>
                <w:lang w:val="es-BO"/>
              </w:rPr>
              <w:t>Proceso de Almacenamiento</w:t>
            </w:r>
          </w:p>
        </w:tc>
      </w:tr>
      <w:tr w:rsidR="00F85E71" w:rsidRPr="0093149C" w14:paraId="15603EAF" w14:textId="77777777" w:rsidTr="00F85E71">
        <w:tc>
          <w:tcPr>
            <w:tcW w:w="9500" w:type="dxa"/>
            <w:gridSpan w:val="2"/>
            <w:tcBorders>
              <w:top w:val="single" w:sz="4" w:space="0" w:color="auto"/>
              <w:left w:val="single" w:sz="4" w:space="0" w:color="auto"/>
              <w:bottom w:val="single" w:sz="4" w:space="0" w:color="auto"/>
              <w:right w:val="single" w:sz="4" w:space="0" w:color="auto"/>
            </w:tcBorders>
          </w:tcPr>
          <w:p w14:paraId="53DA2F7B" w14:textId="77777777" w:rsidR="00F85E71" w:rsidRPr="00A576F3" w:rsidRDefault="00F85E71">
            <w:pPr>
              <w:numPr>
                <w:ilvl w:val="0"/>
                <w:numId w:val="13"/>
              </w:numPr>
              <w:spacing w:line="360" w:lineRule="auto"/>
              <w:rPr>
                <w:rFonts w:ascii="Arial" w:hAnsi="Arial" w:cs="Arial"/>
                <w:szCs w:val="18"/>
                <w:lang w:val="es-BO"/>
              </w:rPr>
            </w:pPr>
            <w:r w:rsidRPr="00A576F3">
              <w:rPr>
                <w:rFonts w:ascii="Arial" w:hAnsi="Arial" w:cs="Arial"/>
                <w:szCs w:val="18"/>
                <w:lang w:val="es-BO"/>
              </w:rPr>
              <w:t>Excelente                          b) Bueno                 c) Regular                            d) Malo</w:t>
            </w:r>
          </w:p>
          <w:p w14:paraId="745C682F" w14:textId="77777777" w:rsidR="00F85E71" w:rsidRPr="00A576F3" w:rsidRDefault="00F85E71">
            <w:pPr>
              <w:spacing w:line="360" w:lineRule="auto"/>
              <w:rPr>
                <w:rFonts w:ascii="Arial" w:hAnsi="Arial" w:cs="Arial"/>
                <w:szCs w:val="18"/>
                <w:lang w:val="es-BO"/>
              </w:rPr>
            </w:pPr>
          </w:p>
          <w:p w14:paraId="1815BF80" w14:textId="77777777" w:rsidR="00F85E71" w:rsidRPr="00A576F3" w:rsidRDefault="00F85E71">
            <w:pPr>
              <w:spacing w:line="360" w:lineRule="auto"/>
              <w:rPr>
                <w:rFonts w:ascii="Arial" w:hAnsi="Arial" w:cs="Arial"/>
                <w:szCs w:val="18"/>
                <w:lang w:val="es-BO"/>
              </w:rPr>
            </w:pPr>
            <w:r w:rsidRPr="00A576F3">
              <w:rPr>
                <w:rFonts w:ascii="Arial" w:hAnsi="Arial" w:cs="Arial"/>
                <w:szCs w:val="18"/>
                <w:lang w:val="es-BO"/>
              </w:rPr>
              <w:t xml:space="preserve">Este proceso es Regular ya que esta almacenado en unos archivadores categorizados por facultades, aunque conforma de una buena organización este se realiza de manera manual, con ayuda de separados en pestañas de papel para las carreras de cada </w:t>
            </w:r>
            <w:proofErr w:type="gramStart"/>
            <w:r w:rsidRPr="00A576F3">
              <w:rPr>
                <w:rFonts w:ascii="Arial" w:hAnsi="Arial" w:cs="Arial"/>
                <w:szCs w:val="18"/>
                <w:lang w:val="es-BO"/>
              </w:rPr>
              <w:t>facultad .Por</w:t>
            </w:r>
            <w:proofErr w:type="gramEnd"/>
            <w:r w:rsidRPr="00A576F3">
              <w:rPr>
                <w:rFonts w:ascii="Arial" w:hAnsi="Arial" w:cs="Arial"/>
                <w:szCs w:val="18"/>
                <w:lang w:val="es-BO"/>
              </w:rPr>
              <w:t xml:space="preserve"> otro lado, los documentos se registran virtualmente escaneados y guardados en documentos de tipo .</w:t>
            </w:r>
            <w:proofErr w:type="spellStart"/>
            <w:r w:rsidRPr="00A576F3">
              <w:rPr>
                <w:rFonts w:ascii="Arial" w:hAnsi="Arial" w:cs="Arial"/>
                <w:szCs w:val="18"/>
                <w:lang w:val="es-BO"/>
              </w:rPr>
              <w:t>pdf</w:t>
            </w:r>
            <w:proofErr w:type="spellEnd"/>
            <w:r w:rsidRPr="00A576F3">
              <w:rPr>
                <w:rFonts w:ascii="Arial" w:hAnsi="Arial" w:cs="Arial"/>
                <w:szCs w:val="18"/>
                <w:lang w:val="es-BO"/>
              </w:rPr>
              <w:t>, Guardados en Carpetas con fecha del día de registro en una computadora que comparte la información en la red local.</w:t>
            </w:r>
          </w:p>
        </w:tc>
      </w:tr>
      <w:tr w:rsidR="00F85E71" w:rsidRPr="0093149C" w14:paraId="5AC28859" w14:textId="77777777" w:rsidTr="00F85E71">
        <w:tc>
          <w:tcPr>
            <w:tcW w:w="9500" w:type="dxa"/>
            <w:gridSpan w:val="2"/>
            <w:tcBorders>
              <w:top w:val="single" w:sz="4" w:space="0" w:color="auto"/>
              <w:left w:val="single" w:sz="4" w:space="0" w:color="auto"/>
              <w:bottom w:val="single" w:sz="4" w:space="0" w:color="auto"/>
              <w:right w:val="single" w:sz="4" w:space="0" w:color="auto"/>
            </w:tcBorders>
            <w:hideMark/>
          </w:tcPr>
          <w:p w14:paraId="2851875B" w14:textId="77777777" w:rsidR="00F85E71" w:rsidRPr="00A576F3" w:rsidRDefault="00F85E71">
            <w:pPr>
              <w:spacing w:line="360" w:lineRule="auto"/>
              <w:rPr>
                <w:rFonts w:ascii="Arial" w:hAnsi="Arial" w:cs="Arial"/>
                <w:b/>
                <w:szCs w:val="18"/>
                <w:lang w:val="es-BO"/>
              </w:rPr>
            </w:pPr>
            <w:r w:rsidRPr="00A576F3">
              <w:rPr>
                <w:rFonts w:ascii="Arial" w:hAnsi="Arial" w:cs="Arial"/>
                <w:b/>
                <w:szCs w:val="18"/>
                <w:lang w:val="es-BO"/>
              </w:rPr>
              <w:t>Proceso de reporte de material</w:t>
            </w:r>
          </w:p>
        </w:tc>
      </w:tr>
      <w:tr w:rsidR="00F85E71" w:rsidRPr="0093149C" w14:paraId="255AB78F" w14:textId="77777777" w:rsidTr="00F85E71">
        <w:tc>
          <w:tcPr>
            <w:tcW w:w="9500" w:type="dxa"/>
            <w:gridSpan w:val="2"/>
            <w:tcBorders>
              <w:top w:val="single" w:sz="4" w:space="0" w:color="auto"/>
              <w:left w:val="single" w:sz="4" w:space="0" w:color="auto"/>
              <w:bottom w:val="single" w:sz="4" w:space="0" w:color="auto"/>
              <w:right w:val="single" w:sz="4" w:space="0" w:color="auto"/>
            </w:tcBorders>
          </w:tcPr>
          <w:p w14:paraId="73F59373" w14:textId="77777777" w:rsidR="00F85E71" w:rsidRPr="00A576F3" w:rsidRDefault="00F85E71">
            <w:pPr>
              <w:numPr>
                <w:ilvl w:val="0"/>
                <w:numId w:val="14"/>
              </w:numPr>
              <w:spacing w:line="360" w:lineRule="auto"/>
              <w:rPr>
                <w:rFonts w:ascii="Arial" w:hAnsi="Arial" w:cs="Arial"/>
                <w:szCs w:val="18"/>
                <w:lang w:val="es-BO"/>
              </w:rPr>
            </w:pPr>
            <w:r w:rsidRPr="00A576F3">
              <w:rPr>
                <w:rFonts w:ascii="Arial" w:hAnsi="Arial" w:cs="Arial"/>
                <w:szCs w:val="18"/>
                <w:lang w:val="es-BO"/>
              </w:rPr>
              <w:t>Excelente                          b) Bueno                 c) Regular                            d) Malo</w:t>
            </w:r>
          </w:p>
          <w:p w14:paraId="2F2689CE" w14:textId="77777777" w:rsidR="00F85E71" w:rsidRPr="00A576F3" w:rsidRDefault="00F85E71">
            <w:pPr>
              <w:spacing w:line="360" w:lineRule="auto"/>
              <w:ind w:left="360"/>
              <w:rPr>
                <w:rFonts w:ascii="Arial" w:hAnsi="Arial" w:cs="Arial"/>
                <w:szCs w:val="18"/>
                <w:lang w:val="es-BO"/>
              </w:rPr>
            </w:pPr>
          </w:p>
          <w:p w14:paraId="74817462" w14:textId="77777777" w:rsidR="00F85E71" w:rsidRPr="00A576F3" w:rsidRDefault="00F85E71">
            <w:pPr>
              <w:spacing w:line="360" w:lineRule="auto"/>
              <w:rPr>
                <w:rFonts w:ascii="Arial" w:hAnsi="Arial" w:cs="Arial"/>
                <w:szCs w:val="18"/>
                <w:lang w:val="es-BO"/>
              </w:rPr>
            </w:pPr>
            <w:r w:rsidRPr="00A576F3">
              <w:rPr>
                <w:rFonts w:ascii="Arial" w:hAnsi="Arial" w:cs="Arial"/>
                <w:szCs w:val="18"/>
                <w:lang w:val="es-BO"/>
              </w:rPr>
              <w:t xml:space="preserve">Este Proceso es por decirlo malo, ya que actualmente no cuenta con una forma de reportar el material registrado, verificado o confirmado lo cual proporción desinformación con respecto a sus convocatorias a las </w:t>
            </w:r>
            <w:r w:rsidR="004830DD" w:rsidRPr="00A576F3">
              <w:rPr>
                <w:rFonts w:ascii="Arial" w:hAnsi="Arial" w:cs="Arial"/>
                <w:szCs w:val="18"/>
                <w:lang w:val="es-BO"/>
              </w:rPr>
              <w:t>facultades.</w:t>
            </w:r>
          </w:p>
        </w:tc>
      </w:tr>
    </w:tbl>
    <w:p w14:paraId="2440A86A" w14:textId="77777777" w:rsidR="00F85E71" w:rsidRPr="00A576F3" w:rsidRDefault="00F85E71">
      <w:pPr>
        <w:rPr>
          <w:rFonts w:ascii="Arial" w:hAnsi="Arial" w:cs="Arial"/>
          <w:lang w:val="es-BO"/>
        </w:rPr>
      </w:pPr>
    </w:p>
    <w:p w14:paraId="5F89BE93" w14:textId="77777777" w:rsidR="00F85E71" w:rsidRPr="00A576F3" w:rsidRDefault="00F85E71">
      <w:pPr>
        <w:rPr>
          <w:rFonts w:ascii="Arial" w:hAnsi="Arial" w:cs="Arial"/>
          <w:lang w:val="es-BO"/>
        </w:rPr>
      </w:pPr>
    </w:p>
    <w:p w14:paraId="7C5F0367" w14:textId="77777777" w:rsidR="00236685" w:rsidRPr="00A576F3" w:rsidRDefault="00236685">
      <w:pPr>
        <w:rPr>
          <w:rFonts w:ascii="Arial" w:hAnsi="Arial" w:cs="Arial"/>
          <w:lang w:val="es-BO"/>
        </w:rPr>
      </w:pPr>
    </w:p>
    <w:p w14:paraId="347302B7" w14:textId="77777777" w:rsidR="00236685" w:rsidRPr="00A576F3" w:rsidRDefault="00236685">
      <w:pPr>
        <w:rPr>
          <w:rFonts w:ascii="Arial" w:hAnsi="Arial" w:cs="Arial"/>
          <w:lang w:val="es-BO"/>
        </w:rPr>
      </w:pPr>
    </w:p>
    <w:p w14:paraId="426105F6" w14:textId="77777777" w:rsidR="00F85E71" w:rsidRPr="00A576F3" w:rsidRDefault="00F85E71">
      <w:pPr>
        <w:rPr>
          <w:rFonts w:ascii="Arial" w:hAnsi="Arial" w:cs="Arial"/>
          <w:lang w:val="es-BO"/>
        </w:rPr>
      </w:pPr>
    </w:p>
    <w:p w14:paraId="1F2E922D" w14:textId="77777777" w:rsidR="006933BD" w:rsidRPr="00A576F3" w:rsidRDefault="009A75BD">
      <w:pPr>
        <w:rPr>
          <w:rFonts w:ascii="Arial" w:hAnsi="Arial" w:cs="Arial"/>
          <w:b/>
          <w:bCs/>
          <w:lang w:val="es-BO"/>
        </w:rPr>
      </w:pPr>
      <w:r w:rsidRPr="00A576F3">
        <w:rPr>
          <w:rFonts w:ascii="Arial" w:hAnsi="Arial" w:cs="Arial"/>
          <w:b/>
          <w:bCs/>
          <w:lang w:val="es-BO"/>
        </w:rPr>
        <w:lastRenderedPageBreak/>
        <w:t xml:space="preserve">ANEXO </w:t>
      </w:r>
      <w:r w:rsidR="00F85E71" w:rsidRPr="00A576F3">
        <w:rPr>
          <w:rFonts w:ascii="Arial" w:hAnsi="Arial" w:cs="Arial"/>
          <w:b/>
          <w:bCs/>
          <w:lang w:val="es-BO"/>
        </w:rPr>
        <w:t>3</w:t>
      </w:r>
    </w:p>
    <w:p w14:paraId="58AA79B9" w14:textId="3BC5212D" w:rsidR="009A75BD" w:rsidRPr="00A576F3" w:rsidRDefault="009A75BD" w:rsidP="009A75BD">
      <w:pPr>
        <w:jc w:val="center"/>
        <w:rPr>
          <w:rFonts w:ascii="Arial" w:hAnsi="Arial" w:cs="Arial"/>
          <w:b/>
          <w:lang w:val="es-BO"/>
        </w:rPr>
      </w:pPr>
      <w:r w:rsidRPr="00A576F3">
        <w:rPr>
          <w:rFonts w:ascii="Arial" w:hAnsi="Arial" w:cs="Arial"/>
          <w:b/>
          <w:lang w:val="es-BO"/>
        </w:rPr>
        <w:t>GUIA DE ENTREVISTA</w:t>
      </w:r>
      <w:r w:rsidR="00A738FA" w:rsidRPr="00A576F3">
        <w:rPr>
          <w:rFonts w:ascii="Arial" w:hAnsi="Arial" w:cs="Arial"/>
          <w:b/>
          <w:lang w:val="es-BO"/>
        </w:rPr>
        <w:t xml:space="preserve"> (EJEMPLO 1)</w:t>
      </w:r>
    </w:p>
    <w:p w14:paraId="1F0CA2F3" w14:textId="77777777" w:rsidR="009A75BD" w:rsidRPr="00A576F3" w:rsidRDefault="009A75BD" w:rsidP="009A75BD">
      <w:pPr>
        <w:rPr>
          <w:rFonts w:ascii="Arial" w:hAnsi="Arial" w:cs="Arial"/>
          <w:b/>
          <w:lang w:val="es-BO"/>
        </w:rPr>
      </w:pPr>
      <w:r w:rsidRPr="00A576F3">
        <w:rPr>
          <w:rFonts w:ascii="Arial" w:hAnsi="Arial" w:cs="Arial"/>
          <w:b/>
          <w:lang w:val="es-BO"/>
        </w:rPr>
        <w:t>Nombre del entrevistador: Diego Israel Fajardo Canaza</w:t>
      </w:r>
    </w:p>
    <w:p w14:paraId="42D3F79A" w14:textId="77777777" w:rsidR="009A75BD" w:rsidRPr="00A576F3" w:rsidRDefault="009A75BD" w:rsidP="009A75BD">
      <w:pPr>
        <w:rPr>
          <w:rFonts w:ascii="Arial" w:hAnsi="Arial" w:cs="Arial"/>
          <w:b/>
          <w:lang w:val="es-BO"/>
        </w:rPr>
      </w:pPr>
      <w:r w:rsidRPr="00A576F3">
        <w:rPr>
          <w:rFonts w:ascii="Arial" w:hAnsi="Arial" w:cs="Arial"/>
          <w:b/>
          <w:lang w:val="es-BO"/>
        </w:rPr>
        <w:t xml:space="preserve">Nombre del entrevistado: </w:t>
      </w:r>
    </w:p>
    <w:p w14:paraId="58CEB90B" w14:textId="77777777" w:rsidR="009A75BD" w:rsidRPr="00A576F3" w:rsidRDefault="009A75BD" w:rsidP="009A75BD">
      <w:pPr>
        <w:rPr>
          <w:rFonts w:ascii="Arial" w:hAnsi="Arial" w:cs="Arial"/>
          <w:b/>
          <w:lang w:val="es-BO"/>
        </w:rPr>
      </w:pPr>
      <w:r w:rsidRPr="00A576F3">
        <w:rPr>
          <w:rFonts w:ascii="Arial" w:hAnsi="Arial" w:cs="Arial"/>
          <w:b/>
          <w:lang w:val="es-BO"/>
        </w:rPr>
        <w:t>Cargo:</w:t>
      </w:r>
    </w:p>
    <w:p w14:paraId="0D9DBCA2" w14:textId="77777777" w:rsidR="009A75BD" w:rsidRPr="00A576F3" w:rsidRDefault="009A75BD" w:rsidP="009A75BD">
      <w:pPr>
        <w:rPr>
          <w:rFonts w:ascii="Arial" w:hAnsi="Arial" w:cs="Arial"/>
          <w:b/>
          <w:lang w:val="es-BO"/>
        </w:rPr>
      </w:pPr>
      <w:r w:rsidRPr="00A576F3">
        <w:rPr>
          <w:rFonts w:ascii="Arial" w:hAnsi="Arial" w:cs="Arial"/>
          <w:b/>
          <w:lang w:val="es-BO"/>
        </w:rPr>
        <w:t xml:space="preserve">Unidad: </w:t>
      </w:r>
    </w:p>
    <w:p w14:paraId="775A39F6" w14:textId="77777777" w:rsidR="009A75BD" w:rsidRPr="00A576F3" w:rsidRDefault="009A75BD" w:rsidP="009A75BD">
      <w:pPr>
        <w:rPr>
          <w:rFonts w:ascii="Arial" w:hAnsi="Arial" w:cs="Arial"/>
          <w:b/>
          <w:lang w:val="es-BO"/>
        </w:rPr>
      </w:pPr>
      <w:r w:rsidRPr="00A576F3">
        <w:rPr>
          <w:rFonts w:ascii="Arial" w:hAnsi="Arial" w:cs="Arial"/>
          <w:b/>
          <w:lang w:val="es-BO"/>
        </w:rPr>
        <w:t>FECHA DE ENTREVISTA:1/4/2024</w:t>
      </w:r>
    </w:p>
    <w:p w14:paraId="5B6E8B86" w14:textId="77777777" w:rsidR="009A75BD" w:rsidRPr="00A576F3" w:rsidRDefault="009A75BD" w:rsidP="009A75BD">
      <w:pPr>
        <w:rPr>
          <w:rFonts w:ascii="Arial" w:hAnsi="Arial" w:cs="Arial"/>
          <w:b/>
          <w:lang w:val="es-BO"/>
        </w:rPr>
      </w:pPr>
      <w:r w:rsidRPr="00A576F3">
        <w:rPr>
          <w:rFonts w:ascii="Arial" w:hAnsi="Arial" w:cs="Arial"/>
          <w:b/>
          <w:lang w:val="es-BO"/>
        </w:rPr>
        <w:t xml:space="preserve">¿Cuál es el método de gestión de convocatoria en área de docentes y decanaturas </w:t>
      </w:r>
    </w:p>
    <w:p w14:paraId="3AEB88F1" w14:textId="77777777" w:rsidR="009A75BD" w:rsidRPr="00A576F3" w:rsidRDefault="009A75BD" w:rsidP="009A75BD">
      <w:pPr>
        <w:rPr>
          <w:rFonts w:ascii="Arial" w:hAnsi="Arial" w:cs="Arial"/>
          <w:lang w:val="es-BO"/>
        </w:rPr>
      </w:pPr>
      <w:r w:rsidRPr="00A576F3">
        <w:rPr>
          <w:rFonts w:ascii="Arial" w:hAnsi="Arial" w:cs="Arial"/>
          <w:lang w:val="es-BO"/>
        </w:rPr>
        <w:t>Se realiza una plantilla la cual se comparte con las decanaturas y lo llenan a forma necesaria a su convocatoria.</w:t>
      </w:r>
    </w:p>
    <w:p w14:paraId="78F169A7" w14:textId="77777777" w:rsidR="009A75BD" w:rsidRPr="00A576F3" w:rsidRDefault="009A75BD" w:rsidP="009A75BD">
      <w:pPr>
        <w:rPr>
          <w:rFonts w:ascii="Arial" w:hAnsi="Arial" w:cs="Arial"/>
          <w:lang w:val="es-BO"/>
        </w:rPr>
      </w:pPr>
      <w:r w:rsidRPr="00A576F3">
        <w:rPr>
          <w:rFonts w:ascii="Arial" w:hAnsi="Arial" w:cs="Arial"/>
          <w:b/>
          <w:lang w:val="es-BO"/>
        </w:rPr>
        <w:t>¿Cómo se realizan los enunciados de convocatorias</w:t>
      </w:r>
      <w:r w:rsidRPr="00A576F3">
        <w:rPr>
          <w:rFonts w:ascii="Arial" w:hAnsi="Arial" w:cs="Arial"/>
          <w:lang w:val="es-BO"/>
        </w:rPr>
        <w:t>?</w:t>
      </w:r>
    </w:p>
    <w:p w14:paraId="606F1F48" w14:textId="77777777" w:rsidR="009A75BD" w:rsidRPr="00A576F3" w:rsidRDefault="009A75BD" w:rsidP="009A75BD">
      <w:pPr>
        <w:rPr>
          <w:rFonts w:ascii="Arial" w:hAnsi="Arial" w:cs="Arial"/>
          <w:lang w:val="es-BO"/>
        </w:rPr>
      </w:pPr>
      <w:r w:rsidRPr="00A576F3">
        <w:rPr>
          <w:rFonts w:ascii="Arial" w:hAnsi="Arial" w:cs="Arial"/>
          <w:lang w:val="es-BO"/>
        </w:rPr>
        <w:t>Mediante la página de la universidad o se exhiben en las vitrinas de las facultades</w:t>
      </w:r>
    </w:p>
    <w:p w14:paraId="220FF17D" w14:textId="77777777" w:rsidR="009A75BD" w:rsidRPr="00A576F3" w:rsidRDefault="009A75BD" w:rsidP="009A75BD">
      <w:pPr>
        <w:rPr>
          <w:rFonts w:ascii="Arial" w:hAnsi="Arial" w:cs="Arial"/>
          <w:b/>
          <w:lang w:val="es-BO"/>
        </w:rPr>
      </w:pPr>
      <w:r w:rsidRPr="00A576F3">
        <w:rPr>
          <w:rFonts w:ascii="Arial" w:hAnsi="Arial" w:cs="Arial"/>
          <w:b/>
          <w:lang w:val="es-BO"/>
        </w:rPr>
        <w:t>¿Quiénes son participes del control de las convocatorias?</w:t>
      </w:r>
    </w:p>
    <w:p w14:paraId="58B00434" w14:textId="77777777" w:rsidR="009A75BD" w:rsidRPr="00A576F3" w:rsidRDefault="009A75BD" w:rsidP="009A75BD">
      <w:pPr>
        <w:rPr>
          <w:rFonts w:ascii="Arial" w:hAnsi="Arial" w:cs="Arial"/>
          <w:lang w:val="es-BO"/>
        </w:rPr>
      </w:pPr>
      <w:r w:rsidRPr="00A576F3">
        <w:rPr>
          <w:rFonts w:ascii="Arial" w:hAnsi="Arial" w:cs="Arial"/>
          <w:lang w:val="es-BO"/>
        </w:rPr>
        <w:t xml:space="preserve">Las carreras y decanaturas organizan los documentos cada uno por su cuenta las convocatorias </w:t>
      </w:r>
    </w:p>
    <w:p w14:paraId="739E16C7" w14:textId="77777777" w:rsidR="009A75BD" w:rsidRPr="00A576F3" w:rsidRDefault="009A75BD" w:rsidP="009A75BD">
      <w:pPr>
        <w:rPr>
          <w:rFonts w:ascii="Arial" w:hAnsi="Arial" w:cs="Arial"/>
          <w:b/>
          <w:lang w:val="es-BO"/>
        </w:rPr>
      </w:pPr>
      <w:r w:rsidRPr="00A576F3">
        <w:rPr>
          <w:rFonts w:ascii="Arial" w:hAnsi="Arial" w:cs="Arial"/>
          <w:b/>
          <w:lang w:val="es-BO"/>
        </w:rPr>
        <w:t>¿Cuál es la forma en que almacenan los documentos de convocatorias?</w:t>
      </w:r>
    </w:p>
    <w:p w14:paraId="12DCD2F9" w14:textId="77777777" w:rsidR="009A75BD" w:rsidRPr="00A576F3" w:rsidRDefault="009A75BD" w:rsidP="009A75BD">
      <w:pPr>
        <w:rPr>
          <w:rFonts w:ascii="Arial" w:hAnsi="Arial" w:cs="Arial"/>
          <w:lang w:val="es-BO"/>
        </w:rPr>
      </w:pPr>
      <w:r w:rsidRPr="00A576F3">
        <w:rPr>
          <w:rFonts w:ascii="Arial" w:hAnsi="Arial" w:cs="Arial"/>
          <w:lang w:val="es-BO"/>
        </w:rPr>
        <w:t>Cada facultad o carrera almacenan sus convocatorias, y ene l vicerrectorado solo llegan copias para realizar una verificación</w:t>
      </w:r>
    </w:p>
    <w:p w14:paraId="3C96458B" w14:textId="77777777" w:rsidR="009A75BD" w:rsidRPr="00A576F3" w:rsidRDefault="009A75BD" w:rsidP="009A75BD">
      <w:pPr>
        <w:rPr>
          <w:rFonts w:ascii="Arial" w:hAnsi="Arial" w:cs="Arial"/>
          <w:b/>
          <w:lang w:val="es-BO"/>
        </w:rPr>
      </w:pPr>
      <w:r w:rsidRPr="00A576F3">
        <w:rPr>
          <w:rFonts w:ascii="Arial" w:hAnsi="Arial" w:cs="Arial"/>
          <w:b/>
          <w:lang w:val="es-BO"/>
        </w:rPr>
        <w:t>¿Cómo se emiten reportes de control de las convocatorias?</w:t>
      </w:r>
    </w:p>
    <w:p w14:paraId="6BF6A9FA" w14:textId="77777777" w:rsidR="009A75BD" w:rsidRPr="00A576F3" w:rsidRDefault="009A75BD" w:rsidP="009A75BD">
      <w:pPr>
        <w:rPr>
          <w:rFonts w:ascii="Arial" w:hAnsi="Arial" w:cs="Arial"/>
          <w:lang w:val="es-BO"/>
        </w:rPr>
      </w:pPr>
      <w:r w:rsidRPr="00A576F3">
        <w:rPr>
          <w:rFonts w:ascii="Arial" w:hAnsi="Arial" w:cs="Arial"/>
          <w:lang w:val="es-BO"/>
        </w:rPr>
        <w:t>No tenemos reportes, todo se realiza de manera manual en un Excel, tanto las primeras convocatorias, como las segundas, las fechas de publicación y requisitos todo de manera manual.</w:t>
      </w:r>
    </w:p>
    <w:p w14:paraId="70E3DCC5" w14:textId="77777777" w:rsidR="009A75BD" w:rsidRPr="00A576F3" w:rsidRDefault="009A75BD" w:rsidP="009A75BD">
      <w:pPr>
        <w:rPr>
          <w:rFonts w:ascii="Arial" w:hAnsi="Arial" w:cs="Arial"/>
          <w:b/>
          <w:lang w:val="es-BO"/>
        </w:rPr>
      </w:pPr>
      <w:r w:rsidRPr="00A576F3">
        <w:rPr>
          <w:rFonts w:ascii="Arial" w:hAnsi="Arial" w:cs="Arial"/>
          <w:b/>
          <w:lang w:val="es-BO"/>
        </w:rPr>
        <w:t>¿Usted cree que es necesario la implementación de un sistema de gestión de convocatorias?</w:t>
      </w:r>
    </w:p>
    <w:p w14:paraId="709962A1" w14:textId="77777777" w:rsidR="009A75BD" w:rsidRPr="00A576F3" w:rsidRDefault="009A75BD" w:rsidP="009A75BD">
      <w:pPr>
        <w:rPr>
          <w:rFonts w:ascii="Arial" w:hAnsi="Arial" w:cs="Arial"/>
          <w:lang w:val="es-BO"/>
        </w:rPr>
      </w:pPr>
      <w:r w:rsidRPr="00A576F3">
        <w:rPr>
          <w:rFonts w:ascii="Arial" w:hAnsi="Arial" w:cs="Arial"/>
          <w:lang w:val="es-BO"/>
        </w:rPr>
        <w:t>Para realizar un seguimiento y control de estas si es necesario o incluso para publicar las convocatorias.</w:t>
      </w:r>
    </w:p>
    <w:p w14:paraId="4769BE70" w14:textId="77777777" w:rsidR="009A75BD" w:rsidRPr="00A576F3" w:rsidRDefault="009A75BD" w:rsidP="009A75BD">
      <w:pPr>
        <w:rPr>
          <w:rFonts w:ascii="Arial" w:hAnsi="Arial" w:cs="Arial"/>
          <w:b/>
          <w:lang w:val="es-BO"/>
        </w:rPr>
      </w:pPr>
      <w:r w:rsidRPr="00A576F3">
        <w:rPr>
          <w:rFonts w:ascii="Arial" w:hAnsi="Arial" w:cs="Arial"/>
          <w:b/>
          <w:lang w:val="es-BO"/>
        </w:rPr>
        <w:lastRenderedPageBreak/>
        <w:t>¿Usted considera que con la implementación del sistema de control de convocatorias facilitaría el trabajo de los funcionarios?</w:t>
      </w:r>
    </w:p>
    <w:p w14:paraId="7030E0BF" w14:textId="3E9392FF" w:rsidR="00A93576" w:rsidRPr="00A576F3" w:rsidRDefault="009A75BD" w:rsidP="009A75BD">
      <w:pPr>
        <w:rPr>
          <w:rFonts w:ascii="Arial" w:hAnsi="Arial" w:cs="Arial"/>
          <w:lang w:val="es-BO"/>
        </w:rPr>
      </w:pPr>
      <w:r w:rsidRPr="00A576F3">
        <w:rPr>
          <w:rFonts w:ascii="Arial" w:hAnsi="Arial" w:cs="Arial"/>
          <w:lang w:val="es-BO"/>
        </w:rPr>
        <w:t xml:space="preserve">Ayudaría más a la toma de decisiones de las autoridades, más que ayudar a los funcionarios para ver si habrá reasignaciones o si tendrán algunos docentes nuevos. </w:t>
      </w:r>
    </w:p>
    <w:p w14:paraId="6DFBCAE2" w14:textId="7028B687" w:rsidR="00A738FA" w:rsidRPr="00A576F3" w:rsidRDefault="00A738FA" w:rsidP="00A738FA">
      <w:pPr>
        <w:jc w:val="center"/>
        <w:rPr>
          <w:rFonts w:ascii="Arial" w:hAnsi="Arial" w:cs="Arial"/>
          <w:b/>
          <w:sz w:val="24"/>
          <w:szCs w:val="24"/>
          <w:lang w:val="es-BO"/>
        </w:rPr>
      </w:pPr>
      <w:r w:rsidRPr="00A576F3">
        <w:rPr>
          <w:rFonts w:ascii="Arial" w:hAnsi="Arial" w:cs="Arial"/>
          <w:b/>
          <w:sz w:val="24"/>
          <w:szCs w:val="24"/>
          <w:lang w:val="es-BO"/>
        </w:rPr>
        <w:t>GUIA DE ENTREVISTA (Ejemplo 2)</w:t>
      </w:r>
    </w:p>
    <w:p w14:paraId="6FA32A59"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Nombre del entrevistador: Diego Israel Fajardo Canaza</w:t>
      </w:r>
    </w:p>
    <w:p w14:paraId="619C880C"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 xml:space="preserve">Nombre del entrevistado: </w:t>
      </w:r>
    </w:p>
    <w:p w14:paraId="4D1C2DF8"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Cargo: Anónimo</w:t>
      </w:r>
    </w:p>
    <w:p w14:paraId="4D1C555D"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Unidad: Decanatura Ciencias sociales humanísticas</w:t>
      </w:r>
    </w:p>
    <w:p w14:paraId="5303BB8F"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FECHA DE ENTREVISTA:3/4/2024</w:t>
      </w:r>
    </w:p>
    <w:p w14:paraId="513F3092"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¿Cuál es el método de gestión de convocatoria en área de docentes?</w:t>
      </w:r>
    </w:p>
    <w:p w14:paraId="00371FCB" w14:textId="77777777" w:rsidR="00A738FA" w:rsidRPr="00A576F3" w:rsidRDefault="00A738FA" w:rsidP="00A738FA">
      <w:pPr>
        <w:rPr>
          <w:rFonts w:ascii="Arial" w:hAnsi="Arial" w:cs="Arial"/>
          <w:sz w:val="24"/>
          <w:szCs w:val="24"/>
          <w:lang w:val="es-BO"/>
        </w:rPr>
      </w:pPr>
      <w:r w:rsidRPr="00A576F3">
        <w:rPr>
          <w:rFonts w:ascii="Arial" w:hAnsi="Arial" w:cs="Arial"/>
          <w:sz w:val="24"/>
          <w:szCs w:val="24"/>
          <w:lang w:val="es-BO"/>
        </w:rPr>
        <w:t>Nos envían unas planillas para realizar el llenado o corrección con los respectivos datos de nuestra facultad, llenados se firman, mandándose a los directores de carrera, la decanatura, la D.A.F. y finalmente al vicerrectorado.</w:t>
      </w:r>
    </w:p>
    <w:p w14:paraId="5DCB5E8D" w14:textId="77777777" w:rsidR="00A738FA" w:rsidRPr="00A576F3" w:rsidRDefault="00A738FA" w:rsidP="00A738FA">
      <w:pPr>
        <w:rPr>
          <w:rFonts w:ascii="Arial" w:hAnsi="Arial" w:cs="Arial"/>
          <w:sz w:val="24"/>
          <w:szCs w:val="24"/>
          <w:lang w:val="es-BO"/>
        </w:rPr>
      </w:pPr>
      <w:r w:rsidRPr="00A576F3">
        <w:rPr>
          <w:rFonts w:ascii="Arial" w:hAnsi="Arial" w:cs="Arial"/>
          <w:b/>
          <w:sz w:val="24"/>
          <w:szCs w:val="24"/>
          <w:lang w:val="es-BO"/>
        </w:rPr>
        <w:t>¿Cómo se realizan los enunciados de convocatorias</w:t>
      </w:r>
      <w:r w:rsidRPr="00A576F3">
        <w:rPr>
          <w:rFonts w:ascii="Arial" w:hAnsi="Arial" w:cs="Arial"/>
          <w:sz w:val="24"/>
          <w:szCs w:val="24"/>
          <w:lang w:val="es-BO"/>
        </w:rPr>
        <w:t>?</w:t>
      </w:r>
    </w:p>
    <w:p w14:paraId="5DF71CB7" w14:textId="77777777" w:rsidR="00A738FA" w:rsidRPr="00A576F3" w:rsidRDefault="00A738FA" w:rsidP="00A738FA">
      <w:pPr>
        <w:rPr>
          <w:rFonts w:ascii="Arial" w:hAnsi="Arial" w:cs="Arial"/>
          <w:sz w:val="24"/>
          <w:szCs w:val="24"/>
          <w:lang w:val="es-BO"/>
        </w:rPr>
      </w:pPr>
      <w:r w:rsidRPr="00A576F3">
        <w:rPr>
          <w:rFonts w:ascii="Arial" w:hAnsi="Arial" w:cs="Arial"/>
          <w:sz w:val="24"/>
          <w:szCs w:val="24"/>
          <w:lang w:val="es-BO"/>
        </w:rPr>
        <w:t>Mediante la página de la universidad o se exhiben en las vitrinas de las carreras, facultades en otros casos externos se comunica mediante el periódico o informes en radio.</w:t>
      </w:r>
    </w:p>
    <w:p w14:paraId="6C158A5E"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¿Quiénes son participes del control de las convocatorias?</w:t>
      </w:r>
    </w:p>
    <w:p w14:paraId="116A3BF3" w14:textId="77777777" w:rsidR="00A738FA" w:rsidRPr="00A576F3" w:rsidRDefault="00A738FA" w:rsidP="00A738FA">
      <w:pPr>
        <w:rPr>
          <w:rFonts w:ascii="Arial" w:hAnsi="Arial" w:cs="Arial"/>
          <w:sz w:val="24"/>
          <w:szCs w:val="24"/>
          <w:lang w:val="es-BO"/>
        </w:rPr>
      </w:pPr>
      <w:r w:rsidRPr="00A576F3">
        <w:rPr>
          <w:rFonts w:ascii="Arial" w:hAnsi="Arial" w:cs="Arial"/>
          <w:sz w:val="24"/>
          <w:szCs w:val="24"/>
          <w:lang w:val="es-BO"/>
        </w:rPr>
        <w:t>Los administrativos de secretarias, director de carrera o decanatura, y ayudantes de área de secretaria.</w:t>
      </w:r>
    </w:p>
    <w:p w14:paraId="338AA03C"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¿Cuál es la forma en que almacenan los documentos de convocatorias?</w:t>
      </w:r>
    </w:p>
    <w:p w14:paraId="6831F829" w14:textId="77777777" w:rsidR="00A738FA" w:rsidRPr="00A576F3" w:rsidRDefault="00A738FA" w:rsidP="00A738FA">
      <w:pPr>
        <w:rPr>
          <w:rFonts w:ascii="Arial" w:hAnsi="Arial" w:cs="Arial"/>
          <w:sz w:val="24"/>
          <w:szCs w:val="24"/>
          <w:lang w:val="es-BO"/>
        </w:rPr>
      </w:pPr>
      <w:r w:rsidRPr="00A576F3">
        <w:rPr>
          <w:rFonts w:ascii="Arial" w:hAnsi="Arial" w:cs="Arial"/>
          <w:sz w:val="24"/>
          <w:szCs w:val="24"/>
          <w:lang w:val="es-BO"/>
        </w:rPr>
        <w:lastRenderedPageBreak/>
        <w:t>Se guardan de forma impresa una copia y con los datos de los partícipes, estos se guardan en a la computadora de la decanatura generando carpetas para cada gestión y divididas para las diferentes carreras.</w:t>
      </w:r>
    </w:p>
    <w:p w14:paraId="600A18FB"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¿Cómo se emiten reportes de control de las convocatorias?</w:t>
      </w:r>
    </w:p>
    <w:p w14:paraId="7E6D3816" w14:textId="77777777" w:rsidR="00A738FA" w:rsidRPr="00A576F3" w:rsidRDefault="00A738FA" w:rsidP="00A738FA">
      <w:pPr>
        <w:rPr>
          <w:rFonts w:ascii="Arial" w:hAnsi="Arial" w:cs="Arial"/>
          <w:sz w:val="24"/>
          <w:szCs w:val="24"/>
          <w:lang w:val="es-BO"/>
        </w:rPr>
      </w:pPr>
      <w:r w:rsidRPr="00A576F3">
        <w:rPr>
          <w:rFonts w:ascii="Arial" w:hAnsi="Arial" w:cs="Arial"/>
          <w:sz w:val="24"/>
          <w:szCs w:val="24"/>
          <w:lang w:val="es-BO"/>
        </w:rPr>
        <w:t>Mi informe se presenta mediante documentos impresos, corrigiendo la fecha, llenando con la información requerida y después enviados a su confirmación.</w:t>
      </w:r>
    </w:p>
    <w:p w14:paraId="3F0D9B34"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¿Usted cree que es necesario la implementación de un sistema de gestión de convocatorias?</w:t>
      </w:r>
    </w:p>
    <w:p w14:paraId="0807F36F" w14:textId="77777777" w:rsidR="00A738FA" w:rsidRPr="00A576F3" w:rsidRDefault="00A738FA" w:rsidP="00A738FA">
      <w:pPr>
        <w:rPr>
          <w:rFonts w:ascii="Arial" w:hAnsi="Arial" w:cs="Arial"/>
          <w:sz w:val="24"/>
          <w:szCs w:val="24"/>
          <w:lang w:val="es-BO"/>
        </w:rPr>
      </w:pPr>
      <w:r w:rsidRPr="00A576F3">
        <w:rPr>
          <w:rFonts w:ascii="Arial" w:hAnsi="Arial" w:cs="Arial"/>
          <w:sz w:val="24"/>
          <w:szCs w:val="24"/>
          <w:lang w:val="es-BO"/>
        </w:rPr>
        <w:t>Me parece bien todo lo que pueda generar una optimización al trabajo para ganar tiempo, mejorar la universidad y actualizarse.</w:t>
      </w:r>
    </w:p>
    <w:p w14:paraId="34129F20" w14:textId="77777777" w:rsidR="00A738FA" w:rsidRPr="00A576F3" w:rsidRDefault="00A738FA" w:rsidP="00A738FA">
      <w:pPr>
        <w:rPr>
          <w:rFonts w:ascii="Arial" w:hAnsi="Arial" w:cs="Arial"/>
          <w:b/>
          <w:sz w:val="24"/>
          <w:szCs w:val="24"/>
          <w:lang w:val="es-BO"/>
        </w:rPr>
      </w:pPr>
      <w:r w:rsidRPr="00A576F3">
        <w:rPr>
          <w:rFonts w:ascii="Arial" w:hAnsi="Arial" w:cs="Arial"/>
          <w:b/>
          <w:sz w:val="24"/>
          <w:szCs w:val="24"/>
          <w:lang w:val="es-BO"/>
        </w:rPr>
        <w:t>¿Usted considera que con la implementación del sistema de control de convocatorias facilitaría el trabajo de los funcionarios?</w:t>
      </w:r>
    </w:p>
    <w:p w14:paraId="496F5223" w14:textId="0B9A6EA6" w:rsidR="00A738FA" w:rsidRPr="00A576F3" w:rsidRDefault="00A738FA" w:rsidP="00A738FA">
      <w:pPr>
        <w:rPr>
          <w:rFonts w:ascii="Arial" w:hAnsi="Arial" w:cs="Arial"/>
          <w:sz w:val="24"/>
          <w:szCs w:val="24"/>
          <w:lang w:val="es-BO"/>
        </w:rPr>
      </w:pPr>
      <w:r w:rsidRPr="00A576F3">
        <w:rPr>
          <w:rFonts w:ascii="Arial" w:hAnsi="Arial" w:cs="Arial"/>
          <w:sz w:val="24"/>
          <w:szCs w:val="24"/>
          <w:lang w:val="es-BO"/>
        </w:rPr>
        <w:t xml:space="preserve">YO creo que </w:t>
      </w:r>
      <w:proofErr w:type="spellStart"/>
      <w:r w:rsidRPr="00A576F3">
        <w:rPr>
          <w:rFonts w:ascii="Arial" w:hAnsi="Arial" w:cs="Arial"/>
          <w:sz w:val="24"/>
          <w:szCs w:val="24"/>
          <w:lang w:val="es-BO"/>
        </w:rPr>
        <w:t>si</w:t>
      </w:r>
      <w:proofErr w:type="spellEnd"/>
      <w:r w:rsidRPr="00A576F3">
        <w:rPr>
          <w:rFonts w:ascii="Arial" w:hAnsi="Arial" w:cs="Arial"/>
          <w:sz w:val="24"/>
          <w:szCs w:val="24"/>
          <w:lang w:val="es-BO"/>
        </w:rPr>
        <w:t xml:space="preserve">, dependiendo quienes apoyen o quieran cooperar usando el sistema, con tal de que genere una optimización puede ayudar. </w:t>
      </w:r>
    </w:p>
    <w:p w14:paraId="24B2E5CC" w14:textId="77777777" w:rsidR="00A738FA" w:rsidRPr="00A576F3" w:rsidRDefault="00A738FA" w:rsidP="009A75BD">
      <w:pPr>
        <w:rPr>
          <w:rFonts w:ascii="Arial" w:hAnsi="Arial" w:cs="Arial"/>
          <w:lang w:val="es-BO"/>
        </w:rPr>
        <w:sectPr w:rsidR="00A738FA" w:rsidRPr="00A576F3" w:rsidSect="008817F1">
          <w:pgSz w:w="12240" w:h="15840"/>
          <w:pgMar w:top="1440" w:right="1440" w:bottom="1440" w:left="1440" w:header="720" w:footer="720" w:gutter="0"/>
          <w:cols w:space="0"/>
          <w:docGrid w:linePitch="360"/>
        </w:sectPr>
      </w:pPr>
    </w:p>
    <w:p w14:paraId="514C0E4F" w14:textId="499CE9D3" w:rsidR="00171E71" w:rsidRPr="00DD0279" w:rsidRDefault="00740E85" w:rsidP="00AA74ED">
      <w:pPr>
        <w:rPr>
          <w:rFonts w:ascii="Arial" w:hAnsi="Arial" w:cs="Arial"/>
          <w:lang w:val="es-BO"/>
        </w:rPr>
      </w:pPr>
      <w:r w:rsidRPr="00740E85">
        <w:rPr>
          <w:noProof/>
        </w:rPr>
        <w:lastRenderedPageBreak/>
        <w:drawing>
          <wp:anchor distT="0" distB="0" distL="114300" distR="114300" simplePos="0" relativeHeight="251658240" behindDoc="0" locked="0" layoutInCell="1" allowOverlap="1" wp14:anchorId="754EE0DE" wp14:editId="6B7A6479">
            <wp:simplePos x="0" y="0"/>
            <wp:positionH relativeFrom="column">
              <wp:posOffset>-217170</wp:posOffset>
            </wp:positionH>
            <wp:positionV relativeFrom="paragraph">
              <wp:posOffset>349885</wp:posOffset>
            </wp:positionV>
            <wp:extent cx="8983980" cy="5706745"/>
            <wp:effectExtent l="0" t="0" r="7620" b="8255"/>
            <wp:wrapTopAndBottom/>
            <wp:docPr id="1844237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83980" cy="5706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32F" w:rsidRPr="00A576F3">
        <w:rPr>
          <w:rFonts w:ascii="Arial" w:hAnsi="Arial" w:cs="Arial"/>
          <w:b/>
          <w:bCs/>
          <w:lang w:val="es-BO"/>
        </w:rPr>
        <w:t>ANEXO</w:t>
      </w:r>
      <w:r w:rsidR="00F85E71" w:rsidRPr="00A576F3">
        <w:rPr>
          <w:rFonts w:ascii="Arial" w:hAnsi="Arial" w:cs="Arial"/>
          <w:b/>
          <w:bCs/>
          <w:lang w:val="es-BO"/>
        </w:rPr>
        <w:t xml:space="preserve"> 4</w:t>
      </w:r>
      <w:r w:rsidR="00236685" w:rsidRPr="00A576F3">
        <w:rPr>
          <w:rFonts w:ascii="Arial" w:hAnsi="Arial" w:cs="Arial"/>
          <w:b/>
          <w:bCs/>
          <w:lang w:val="es-BO"/>
        </w:rPr>
        <w:t>:</w:t>
      </w:r>
      <w:r w:rsidR="00236685" w:rsidRPr="00A576F3">
        <w:rPr>
          <w:rFonts w:ascii="Arial" w:hAnsi="Arial" w:cs="Arial"/>
          <w:lang w:val="es-BO"/>
        </w:rPr>
        <w:t xml:space="preserve"> </w:t>
      </w:r>
      <w:r w:rsidR="00236685" w:rsidRPr="00A576F3">
        <w:rPr>
          <w:rFonts w:ascii="Arial" w:hAnsi="Arial" w:cs="Arial"/>
          <w:b/>
          <w:bCs/>
          <w:lang w:val="es-BO"/>
        </w:rPr>
        <w:t>Cronograma de trabajo</w:t>
      </w:r>
    </w:p>
    <w:p w14:paraId="4277230E" w14:textId="7B88C93B" w:rsidR="00B9436D" w:rsidRDefault="00B9436D" w:rsidP="00DD0279">
      <w:pPr>
        <w:rPr>
          <w:rFonts w:ascii="Arial" w:hAnsi="Arial" w:cs="Arial"/>
          <w:b/>
          <w:bCs/>
          <w:lang w:val="es-BO"/>
        </w:rPr>
        <w:sectPr w:rsidR="00B9436D" w:rsidSect="00AA74ED">
          <w:pgSz w:w="15840" w:h="12240" w:orient="landscape"/>
          <w:pgMar w:top="1440" w:right="1440" w:bottom="1134" w:left="1440" w:header="720" w:footer="720" w:gutter="0"/>
          <w:cols w:space="0"/>
          <w:docGrid w:linePitch="360"/>
        </w:sectPr>
      </w:pPr>
    </w:p>
    <w:p w14:paraId="132CBC37" w14:textId="20965137" w:rsidR="00432D9E" w:rsidRDefault="004F3AF5" w:rsidP="00DD0279">
      <w:pPr>
        <w:rPr>
          <w:rFonts w:ascii="Arial" w:hAnsi="Arial" w:cs="Arial"/>
          <w:b/>
          <w:bCs/>
          <w:lang w:val="es-BO"/>
        </w:rPr>
      </w:pPr>
      <w:r w:rsidRPr="0027254E">
        <w:rPr>
          <w:rFonts w:ascii="Arial" w:hAnsi="Arial" w:cs="Arial"/>
          <w:b/>
          <w:bCs/>
          <w:noProof/>
          <w:lang w:val="es-BO"/>
        </w:rPr>
        <w:lastRenderedPageBreak/>
        <w:drawing>
          <wp:anchor distT="0" distB="0" distL="114300" distR="114300" simplePos="0" relativeHeight="251666432" behindDoc="0" locked="0" layoutInCell="1" allowOverlap="1" wp14:anchorId="35866F5A" wp14:editId="0778D49F">
            <wp:simplePos x="0" y="0"/>
            <wp:positionH relativeFrom="column">
              <wp:posOffset>-694238</wp:posOffset>
            </wp:positionH>
            <wp:positionV relativeFrom="paragraph">
              <wp:posOffset>219808</wp:posOffset>
            </wp:positionV>
            <wp:extent cx="7722913" cy="3947746"/>
            <wp:effectExtent l="0" t="0" r="0" b="0"/>
            <wp:wrapNone/>
            <wp:docPr id="1233812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2953" name=""/>
                    <pic:cNvPicPr/>
                  </pic:nvPicPr>
                  <pic:blipFill>
                    <a:blip r:embed="rId17">
                      <a:extLst>
                        <a:ext uri="{28A0092B-C50C-407E-A947-70E740481C1C}">
                          <a14:useLocalDpi xmlns:a14="http://schemas.microsoft.com/office/drawing/2010/main" val="0"/>
                        </a:ext>
                      </a:extLst>
                    </a:blip>
                    <a:stretch>
                      <a:fillRect/>
                    </a:stretch>
                  </pic:blipFill>
                  <pic:spPr>
                    <a:xfrm>
                      <a:off x="0" y="0"/>
                      <a:ext cx="7722913" cy="3947746"/>
                    </a:xfrm>
                    <a:prstGeom prst="rect">
                      <a:avLst/>
                    </a:prstGeom>
                  </pic:spPr>
                </pic:pic>
              </a:graphicData>
            </a:graphic>
            <wp14:sizeRelH relativeFrom="margin">
              <wp14:pctWidth>0</wp14:pctWidth>
            </wp14:sizeRelH>
            <wp14:sizeRelV relativeFrom="margin">
              <wp14:pctHeight>0</wp14:pctHeight>
            </wp14:sizeRelV>
          </wp:anchor>
        </w:drawing>
      </w:r>
      <w:r w:rsidR="00432D9E">
        <w:rPr>
          <w:rFonts w:ascii="Arial" w:hAnsi="Arial" w:cs="Arial"/>
          <w:b/>
          <w:bCs/>
          <w:lang w:val="es-BO"/>
        </w:rPr>
        <w:t>ANEXO 5: Organigrama Universitario</w:t>
      </w:r>
    </w:p>
    <w:p w14:paraId="0E0F2B6F" w14:textId="193BA785" w:rsidR="00432D9E" w:rsidRPr="0027254E" w:rsidRDefault="00432D9E" w:rsidP="00DD0279">
      <w:pPr>
        <w:rPr>
          <w:rFonts w:ascii="Arial" w:hAnsi="Arial" w:cs="Arial"/>
          <w:b/>
          <w:bCs/>
          <w:lang w:val="es-BO"/>
        </w:rPr>
      </w:pPr>
    </w:p>
    <w:p w14:paraId="22863DB9" w14:textId="455277EA" w:rsidR="00432D9E" w:rsidRDefault="00432D9E" w:rsidP="00DD0279">
      <w:pPr>
        <w:rPr>
          <w:rFonts w:ascii="Arial" w:hAnsi="Arial" w:cs="Arial"/>
          <w:b/>
          <w:bCs/>
          <w:lang w:val="es-BO"/>
        </w:rPr>
      </w:pPr>
    </w:p>
    <w:p w14:paraId="344CD53A" w14:textId="0E0A5CC3" w:rsidR="00432D9E" w:rsidRDefault="00432D9E" w:rsidP="00DD0279">
      <w:pPr>
        <w:rPr>
          <w:rFonts w:ascii="Arial" w:hAnsi="Arial" w:cs="Arial"/>
          <w:b/>
          <w:bCs/>
          <w:lang w:val="es-BO"/>
        </w:rPr>
      </w:pPr>
    </w:p>
    <w:p w14:paraId="4B76DCCA" w14:textId="0E35275D" w:rsidR="00B9436D" w:rsidRDefault="00B9436D" w:rsidP="00DD0279">
      <w:pPr>
        <w:rPr>
          <w:rFonts w:ascii="Arial" w:hAnsi="Arial" w:cs="Arial"/>
          <w:b/>
          <w:bCs/>
          <w:lang w:val="es-BO"/>
        </w:rPr>
      </w:pPr>
    </w:p>
    <w:p w14:paraId="0B83B703" w14:textId="77777777" w:rsidR="004F3AF5" w:rsidRPr="004F3AF5" w:rsidRDefault="004F3AF5" w:rsidP="004F3AF5">
      <w:pPr>
        <w:rPr>
          <w:rFonts w:ascii="Arial" w:hAnsi="Arial" w:cs="Arial"/>
          <w:lang w:val="es-BO"/>
        </w:rPr>
      </w:pPr>
    </w:p>
    <w:p w14:paraId="360452FA" w14:textId="77777777" w:rsidR="004F3AF5" w:rsidRPr="004F3AF5" w:rsidRDefault="004F3AF5" w:rsidP="004F3AF5">
      <w:pPr>
        <w:rPr>
          <w:rFonts w:ascii="Arial" w:hAnsi="Arial" w:cs="Arial"/>
          <w:lang w:val="es-BO"/>
        </w:rPr>
      </w:pPr>
    </w:p>
    <w:p w14:paraId="38CEDE83" w14:textId="77777777" w:rsidR="004F3AF5" w:rsidRPr="004F3AF5" w:rsidRDefault="004F3AF5" w:rsidP="004F3AF5">
      <w:pPr>
        <w:rPr>
          <w:rFonts w:ascii="Arial" w:hAnsi="Arial" w:cs="Arial"/>
          <w:lang w:val="es-BO"/>
        </w:rPr>
      </w:pPr>
    </w:p>
    <w:p w14:paraId="3D113B0F" w14:textId="77777777" w:rsidR="004F3AF5" w:rsidRPr="004F3AF5" w:rsidRDefault="004F3AF5" w:rsidP="004F3AF5">
      <w:pPr>
        <w:rPr>
          <w:rFonts w:ascii="Arial" w:hAnsi="Arial" w:cs="Arial"/>
          <w:lang w:val="es-BO"/>
        </w:rPr>
      </w:pPr>
    </w:p>
    <w:p w14:paraId="5B43E8DE" w14:textId="1322B2D7" w:rsidR="004F3AF5" w:rsidRPr="004F3AF5" w:rsidRDefault="004F3AF5" w:rsidP="004F3AF5">
      <w:pPr>
        <w:rPr>
          <w:rFonts w:ascii="Arial" w:hAnsi="Arial" w:cs="Arial"/>
          <w:lang w:val="es-BO"/>
        </w:rPr>
      </w:pPr>
    </w:p>
    <w:p w14:paraId="36FBCEED" w14:textId="41CE89AD" w:rsidR="004F3AF5" w:rsidRPr="004F3AF5" w:rsidRDefault="004F3AF5" w:rsidP="004F3AF5">
      <w:pPr>
        <w:rPr>
          <w:rFonts w:ascii="Arial" w:hAnsi="Arial" w:cs="Arial"/>
          <w:lang w:val="es-BO"/>
        </w:rPr>
      </w:pPr>
    </w:p>
    <w:p w14:paraId="6DBA5719" w14:textId="7C4E32FF" w:rsidR="004F3AF5" w:rsidRPr="004F3AF5" w:rsidRDefault="004F3AF5" w:rsidP="004F3AF5">
      <w:pPr>
        <w:rPr>
          <w:rFonts w:ascii="Arial" w:hAnsi="Arial" w:cs="Arial"/>
          <w:lang w:val="es-BO"/>
        </w:rPr>
      </w:pPr>
    </w:p>
    <w:p w14:paraId="0F1BF3C1" w14:textId="54B8883F" w:rsidR="004F3AF5" w:rsidRPr="004F3AF5" w:rsidRDefault="004F3AF5" w:rsidP="004F3AF5">
      <w:pPr>
        <w:rPr>
          <w:rFonts w:ascii="Arial" w:hAnsi="Arial" w:cs="Arial"/>
          <w:lang w:val="es-BO"/>
        </w:rPr>
      </w:pPr>
      <w:r w:rsidRPr="004F3AF5">
        <w:rPr>
          <w:rFonts w:ascii="Arial" w:hAnsi="Arial" w:cs="Arial"/>
          <w:b/>
          <w:bCs/>
          <w:noProof/>
          <w:lang w:val="es-BO"/>
        </w:rPr>
        <w:drawing>
          <wp:anchor distT="0" distB="0" distL="114300" distR="114300" simplePos="0" relativeHeight="251654144" behindDoc="0" locked="0" layoutInCell="1" allowOverlap="1" wp14:anchorId="1DE66A17" wp14:editId="1A30D051">
            <wp:simplePos x="0" y="0"/>
            <wp:positionH relativeFrom="column">
              <wp:posOffset>-702455</wp:posOffset>
            </wp:positionH>
            <wp:positionV relativeFrom="paragraph">
              <wp:posOffset>300355</wp:posOffset>
            </wp:positionV>
            <wp:extent cx="7722235" cy="3494405"/>
            <wp:effectExtent l="0" t="0" r="0" b="0"/>
            <wp:wrapNone/>
            <wp:docPr id="84007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523" name=""/>
                    <pic:cNvPicPr/>
                  </pic:nvPicPr>
                  <pic:blipFill>
                    <a:blip r:embed="rId18">
                      <a:extLst>
                        <a:ext uri="{28A0092B-C50C-407E-A947-70E740481C1C}">
                          <a14:useLocalDpi xmlns:a14="http://schemas.microsoft.com/office/drawing/2010/main" val="0"/>
                        </a:ext>
                      </a:extLst>
                    </a:blip>
                    <a:stretch>
                      <a:fillRect/>
                    </a:stretch>
                  </pic:blipFill>
                  <pic:spPr>
                    <a:xfrm>
                      <a:off x="0" y="0"/>
                      <a:ext cx="7722235" cy="3494405"/>
                    </a:xfrm>
                    <a:prstGeom prst="rect">
                      <a:avLst/>
                    </a:prstGeom>
                  </pic:spPr>
                </pic:pic>
              </a:graphicData>
            </a:graphic>
            <wp14:sizeRelH relativeFrom="margin">
              <wp14:pctWidth>0</wp14:pctWidth>
            </wp14:sizeRelH>
            <wp14:sizeRelV relativeFrom="margin">
              <wp14:pctHeight>0</wp14:pctHeight>
            </wp14:sizeRelV>
          </wp:anchor>
        </w:drawing>
      </w:r>
    </w:p>
    <w:p w14:paraId="71B6B1BA" w14:textId="4E98BDDC" w:rsidR="004F3AF5" w:rsidRPr="004F3AF5" w:rsidRDefault="004F3AF5" w:rsidP="004F3AF5">
      <w:pPr>
        <w:rPr>
          <w:rFonts w:ascii="Arial" w:hAnsi="Arial" w:cs="Arial"/>
          <w:lang w:val="es-BO"/>
        </w:rPr>
      </w:pPr>
    </w:p>
    <w:p w14:paraId="3E110995" w14:textId="77777777" w:rsidR="004F3AF5" w:rsidRPr="004F3AF5" w:rsidRDefault="004F3AF5" w:rsidP="004F3AF5">
      <w:pPr>
        <w:rPr>
          <w:rFonts w:ascii="Arial" w:hAnsi="Arial" w:cs="Arial"/>
          <w:lang w:val="es-BO"/>
        </w:rPr>
      </w:pPr>
    </w:p>
    <w:p w14:paraId="34C3903E" w14:textId="77777777" w:rsidR="004F3AF5" w:rsidRPr="004F3AF5" w:rsidRDefault="004F3AF5" w:rsidP="004F3AF5">
      <w:pPr>
        <w:rPr>
          <w:rFonts w:ascii="Arial" w:hAnsi="Arial" w:cs="Arial"/>
          <w:lang w:val="es-BO"/>
        </w:rPr>
      </w:pPr>
    </w:p>
    <w:p w14:paraId="7890DA04" w14:textId="77777777" w:rsidR="004F3AF5" w:rsidRPr="004F3AF5" w:rsidRDefault="004F3AF5" w:rsidP="004F3AF5">
      <w:pPr>
        <w:rPr>
          <w:rFonts w:ascii="Arial" w:hAnsi="Arial" w:cs="Arial"/>
          <w:lang w:val="es-BO"/>
        </w:rPr>
      </w:pPr>
    </w:p>
    <w:p w14:paraId="34DE5954" w14:textId="77777777" w:rsidR="004F3AF5" w:rsidRPr="004F3AF5" w:rsidRDefault="004F3AF5" w:rsidP="004F3AF5">
      <w:pPr>
        <w:rPr>
          <w:rFonts w:ascii="Arial" w:hAnsi="Arial" w:cs="Arial"/>
          <w:lang w:val="es-BO"/>
        </w:rPr>
      </w:pPr>
    </w:p>
    <w:p w14:paraId="48E840C2" w14:textId="77777777" w:rsidR="004F3AF5" w:rsidRDefault="004F3AF5" w:rsidP="004F3AF5">
      <w:pPr>
        <w:rPr>
          <w:rFonts w:ascii="Arial" w:hAnsi="Arial" w:cs="Arial"/>
          <w:b/>
          <w:bCs/>
          <w:lang w:val="es-BO"/>
        </w:rPr>
      </w:pPr>
    </w:p>
    <w:p w14:paraId="2A7CB400" w14:textId="77777777" w:rsidR="004F3AF5" w:rsidRPr="004F3AF5" w:rsidRDefault="004F3AF5" w:rsidP="004F3AF5">
      <w:pPr>
        <w:rPr>
          <w:rFonts w:ascii="Arial" w:hAnsi="Arial" w:cs="Arial"/>
          <w:lang w:val="es-BO"/>
        </w:rPr>
      </w:pPr>
    </w:p>
    <w:p w14:paraId="0ECFDECF" w14:textId="315445F1" w:rsidR="004F3AF5" w:rsidRPr="004F3AF5" w:rsidRDefault="004F3AF5" w:rsidP="004F3AF5">
      <w:pPr>
        <w:tabs>
          <w:tab w:val="left" w:pos="8960"/>
        </w:tabs>
        <w:rPr>
          <w:rFonts w:ascii="Arial" w:hAnsi="Arial" w:cs="Arial"/>
          <w:b/>
          <w:bCs/>
          <w:vertAlign w:val="superscript"/>
          <w:lang w:val="es-BO"/>
        </w:rPr>
      </w:pPr>
      <w:r>
        <w:rPr>
          <w:rFonts w:ascii="Arial" w:hAnsi="Arial" w:cs="Arial"/>
          <w:b/>
          <w:bCs/>
          <w:lang w:val="es-BO"/>
        </w:rPr>
        <w:tab/>
      </w:r>
    </w:p>
    <w:p w14:paraId="6F88B636" w14:textId="57A35DDA" w:rsidR="004F3AF5" w:rsidRPr="004F3AF5" w:rsidRDefault="004F3AF5" w:rsidP="004F3AF5">
      <w:pPr>
        <w:tabs>
          <w:tab w:val="left" w:pos="8960"/>
        </w:tabs>
        <w:rPr>
          <w:rFonts w:ascii="Arial" w:hAnsi="Arial" w:cs="Arial"/>
          <w:lang w:val="es-BO"/>
        </w:rPr>
        <w:sectPr w:rsidR="004F3AF5" w:rsidRPr="004F3AF5" w:rsidSect="00B9436D">
          <w:pgSz w:w="12240" w:h="15840"/>
          <w:pgMar w:top="1440" w:right="1440" w:bottom="1440" w:left="1134" w:header="720" w:footer="720" w:gutter="0"/>
          <w:cols w:space="0"/>
          <w:docGrid w:linePitch="360"/>
        </w:sectPr>
      </w:pPr>
      <w:r>
        <w:rPr>
          <w:rFonts w:ascii="Arial" w:hAnsi="Arial" w:cs="Arial"/>
          <w:lang w:val="es-BO"/>
        </w:rPr>
        <w:tab/>
      </w:r>
    </w:p>
    <w:p w14:paraId="584FA41C" w14:textId="70BA8570" w:rsidR="00432D9E" w:rsidRDefault="00274449" w:rsidP="00DD0279">
      <w:pPr>
        <w:rPr>
          <w:rFonts w:ascii="Arial" w:hAnsi="Arial" w:cs="Arial"/>
          <w:b/>
          <w:bCs/>
          <w:lang w:val="es-BO"/>
        </w:rPr>
      </w:pPr>
      <w:r>
        <w:rPr>
          <w:rFonts w:ascii="Arial" w:hAnsi="Arial" w:cs="Arial"/>
          <w:b/>
          <w:bCs/>
          <w:lang w:val="es-BO"/>
        </w:rPr>
        <w:lastRenderedPageBreak/>
        <w:t>ANEXO 6 CALCULO DE COCOMO</w:t>
      </w:r>
    </w:p>
    <w:tbl>
      <w:tblPr>
        <w:tblStyle w:val="Tabladelista3-nfasis6"/>
        <w:tblW w:w="7280" w:type="dxa"/>
        <w:tblBorders>
          <w:insideH w:val="single" w:sz="4" w:space="0" w:color="70AD47" w:themeColor="accent6"/>
          <w:insideV w:val="single" w:sz="4" w:space="0" w:color="70AD47" w:themeColor="accent6"/>
        </w:tblBorders>
        <w:tblLook w:val="04A0" w:firstRow="1" w:lastRow="0" w:firstColumn="1" w:lastColumn="0" w:noHBand="0" w:noVBand="1"/>
      </w:tblPr>
      <w:tblGrid>
        <w:gridCol w:w="3040"/>
        <w:gridCol w:w="1840"/>
        <w:gridCol w:w="1200"/>
        <w:gridCol w:w="1200"/>
      </w:tblGrid>
      <w:tr w:rsidR="00274449" w:rsidRPr="00274449" w14:paraId="32AD024D" w14:textId="77777777" w:rsidTr="0027444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280" w:type="dxa"/>
            <w:gridSpan w:val="4"/>
            <w:tcBorders>
              <w:bottom w:val="none" w:sz="0" w:space="0" w:color="auto"/>
              <w:right w:val="none" w:sz="0" w:space="0" w:color="auto"/>
            </w:tcBorders>
            <w:noWrap/>
            <w:hideMark/>
          </w:tcPr>
          <w:p w14:paraId="7E1CD1E4" w14:textId="0E9B3819" w:rsidR="00274449" w:rsidRPr="00274449" w:rsidRDefault="00274449"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Cálculo de COCOMO</w:t>
            </w:r>
          </w:p>
        </w:tc>
      </w:tr>
      <w:tr w:rsidR="00274449" w:rsidRPr="00274449" w14:paraId="457A2110" w14:textId="77777777" w:rsidTr="0027444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0" w:type="dxa"/>
            <w:tcBorders>
              <w:top w:val="none" w:sz="0" w:space="0" w:color="auto"/>
              <w:bottom w:val="none" w:sz="0" w:space="0" w:color="auto"/>
              <w:right w:val="none" w:sz="0" w:space="0" w:color="auto"/>
            </w:tcBorders>
            <w:noWrap/>
            <w:hideMark/>
          </w:tcPr>
          <w:p w14:paraId="323E2229" w14:textId="70569BF4" w:rsidR="00274449" w:rsidRPr="00274449" w:rsidRDefault="00274449" w:rsidP="00274449">
            <w:pPr>
              <w:spacing w:line="240" w:lineRule="auto"/>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Parámetros</w:t>
            </w:r>
          </w:p>
        </w:tc>
        <w:tc>
          <w:tcPr>
            <w:tcW w:w="1840" w:type="dxa"/>
            <w:tcBorders>
              <w:top w:val="none" w:sz="0" w:space="0" w:color="auto"/>
              <w:bottom w:val="none" w:sz="0" w:space="0" w:color="auto"/>
            </w:tcBorders>
            <w:noWrap/>
            <w:hideMark/>
          </w:tcPr>
          <w:p w14:paraId="14B13EBD" w14:textId="1D9D7EAF" w:rsidR="00274449" w:rsidRPr="00274449" w:rsidRDefault="00274449"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roofErr w:type="spellStart"/>
            <w:r w:rsidRPr="00274449">
              <w:rPr>
                <w:rFonts w:ascii="Calibri" w:eastAsia="Times New Roman" w:hAnsi="Calibri" w:cs="Calibri"/>
                <w:color w:val="000000"/>
                <w:szCs w:val="22"/>
                <w:lang w:val="es-BO" w:eastAsia="es-BO"/>
              </w:rPr>
              <w:t>N°</w:t>
            </w:r>
            <w:proofErr w:type="spellEnd"/>
            <w:r w:rsidRPr="00274449">
              <w:rPr>
                <w:rFonts w:ascii="Calibri" w:eastAsia="Times New Roman" w:hAnsi="Calibri" w:cs="Calibri"/>
                <w:color w:val="000000"/>
                <w:szCs w:val="22"/>
                <w:lang w:val="es-BO" w:eastAsia="es-BO"/>
              </w:rPr>
              <w:t xml:space="preserve"> de </w:t>
            </w:r>
            <w:r w:rsidR="007B1FCB" w:rsidRPr="00274449">
              <w:rPr>
                <w:rFonts w:ascii="Calibri" w:eastAsia="Times New Roman" w:hAnsi="Calibri" w:cs="Calibri"/>
                <w:color w:val="000000"/>
                <w:szCs w:val="22"/>
                <w:lang w:val="es-BO" w:eastAsia="es-BO"/>
              </w:rPr>
              <w:t>Parámetros</w:t>
            </w:r>
          </w:p>
        </w:tc>
        <w:tc>
          <w:tcPr>
            <w:tcW w:w="1200" w:type="dxa"/>
            <w:tcBorders>
              <w:top w:val="none" w:sz="0" w:space="0" w:color="auto"/>
              <w:bottom w:val="none" w:sz="0" w:space="0" w:color="auto"/>
            </w:tcBorders>
            <w:noWrap/>
            <w:hideMark/>
          </w:tcPr>
          <w:p w14:paraId="6EC082D8" w14:textId="77777777" w:rsidR="00274449" w:rsidRPr="00274449" w:rsidRDefault="00274449"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Peso</w:t>
            </w:r>
          </w:p>
        </w:tc>
        <w:tc>
          <w:tcPr>
            <w:tcW w:w="1200" w:type="dxa"/>
            <w:tcBorders>
              <w:top w:val="none" w:sz="0" w:space="0" w:color="auto"/>
              <w:bottom w:val="none" w:sz="0" w:space="0" w:color="auto"/>
            </w:tcBorders>
            <w:noWrap/>
            <w:hideMark/>
          </w:tcPr>
          <w:p w14:paraId="6A687C6C" w14:textId="77777777" w:rsidR="00274449" w:rsidRPr="00274449" w:rsidRDefault="00274449"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Cuenta</w:t>
            </w:r>
          </w:p>
        </w:tc>
      </w:tr>
      <w:tr w:rsidR="00274449" w:rsidRPr="00274449" w14:paraId="2AF5A684" w14:textId="77777777" w:rsidTr="00274449">
        <w:trPr>
          <w:trHeight w:val="300"/>
        </w:trPr>
        <w:tc>
          <w:tcPr>
            <w:cnfStyle w:val="001000000000" w:firstRow="0" w:lastRow="0" w:firstColumn="1" w:lastColumn="0" w:oddVBand="0" w:evenVBand="0" w:oddHBand="0" w:evenHBand="0" w:firstRowFirstColumn="0" w:firstRowLastColumn="0" w:lastRowFirstColumn="0" w:lastRowLastColumn="0"/>
            <w:tcW w:w="3040" w:type="dxa"/>
            <w:tcBorders>
              <w:right w:val="none" w:sz="0" w:space="0" w:color="auto"/>
            </w:tcBorders>
            <w:noWrap/>
            <w:hideMark/>
          </w:tcPr>
          <w:p w14:paraId="795336E1" w14:textId="1D8D9ACB" w:rsidR="00274449" w:rsidRPr="00274449" w:rsidRDefault="00274449" w:rsidP="00274449">
            <w:pPr>
              <w:spacing w:line="240" w:lineRule="auto"/>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Número de Entradas</w:t>
            </w:r>
          </w:p>
        </w:tc>
        <w:tc>
          <w:tcPr>
            <w:tcW w:w="1840" w:type="dxa"/>
            <w:hideMark/>
          </w:tcPr>
          <w:p w14:paraId="086D4E4D"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15</w:t>
            </w:r>
          </w:p>
        </w:tc>
        <w:tc>
          <w:tcPr>
            <w:tcW w:w="1200" w:type="dxa"/>
            <w:hideMark/>
          </w:tcPr>
          <w:p w14:paraId="64619D7D"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4</w:t>
            </w:r>
          </w:p>
        </w:tc>
        <w:tc>
          <w:tcPr>
            <w:tcW w:w="1200" w:type="dxa"/>
            <w:hideMark/>
          </w:tcPr>
          <w:p w14:paraId="0FE3A31F"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60</w:t>
            </w:r>
          </w:p>
        </w:tc>
      </w:tr>
      <w:tr w:rsidR="00274449" w:rsidRPr="00274449" w14:paraId="2126468A" w14:textId="77777777" w:rsidTr="0027444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0" w:type="dxa"/>
            <w:tcBorders>
              <w:top w:val="none" w:sz="0" w:space="0" w:color="auto"/>
              <w:bottom w:val="none" w:sz="0" w:space="0" w:color="auto"/>
              <w:right w:val="none" w:sz="0" w:space="0" w:color="auto"/>
            </w:tcBorders>
            <w:noWrap/>
            <w:hideMark/>
          </w:tcPr>
          <w:p w14:paraId="2D01F005" w14:textId="77777777" w:rsidR="00274449" w:rsidRPr="00274449" w:rsidRDefault="00274449" w:rsidP="00274449">
            <w:pPr>
              <w:spacing w:line="240" w:lineRule="auto"/>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Numero de Salidas</w:t>
            </w:r>
          </w:p>
        </w:tc>
        <w:tc>
          <w:tcPr>
            <w:tcW w:w="1840" w:type="dxa"/>
            <w:tcBorders>
              <w:top w:val="none" w:sz="0" w:space="0" w:color="auto"/>
              <w:bottom w:val="none" w:sz="0" w:space="0" w:color="auto"/>
            </w:tcBorders>
            <w:hideMark/>
          </w:tcPr>
          <w:p w14:paraId="3E61B008" w14:textId="77777777" w:rsidR="00274449" w:rsidRPr="00274449" w:rsidRDefault="00274449" w:rsidP="0027444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8</w:t>
            </w:r>
          </w:p>
        </w:tc>
        <w:tc>
          <w:tcPr>
            <w:tcW w:w="1200" w:type="dxa"/>
            <w:tcBorders>
              <w:top w:val="none" w:sz="0" w:space="0" w:color="auto"/>
              <w:bottom w:val="none" w:sz="0" w:space="0" w:color="auto"/>
            </w:tcBorders>
            <w:hideMark/>
          </w:tcPr>
          <w:p w14:paraId="44AAEFEF" w14:textId="77777777" w:rsidR="00274449" w:rsidRPr="00274449" w:rsidRDefault="00274449" w:rsidP="0027444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5</w:t>
            </w:r>
          </w:p>
        </w:tc>
        <w:tc>
          <w:tcPr>
            <w:tcW w:w="1200" w:type="dxa"/>
            <w:tcBorders>
              <w:top w:val="none" w:sz="0" w:space="0" w:color="auto"/>
              <w:bottom w:val="none" w:sz="0" w:space="0" w:color="auto"/>
            </w:tcBorders>
            <w:hideMark/>
          </w:tcPr>
          <w:p w14:paraId="6CC3732C" w14:textId="77777777" w:rsidR="00274449" w:rsidRPr="00274449" w:rsidRDefault="00274449" w:rsidP="0027444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40</w:t>
            </w:r>
          </w:p>
        </w:tc>
      </w:tr>
      <w:tr w:rsidR="00274449" w:rsidRPr="00274449" w14:paraId="2041E6D6" w14:textId="77777777" w:rsidTr="00274449">
        <w:trPr>
          <w:trHeight w:val="300"/>
        </w:trPr>
        <w:tc>
          <w:tcPr>
            <w:cnfStyle w:val="001000000000" w:firstRow="0" w:lastRow="0" w:firstColumn="1" w:lastColumn="0" w:oddVBand="0" w:evenVBand="0" w:oddHBand="0" w:evenHBand="0" w:firstRowFirstColumn="0" w:firstRowLastColumn="0" w:lastRowFirstColumn="0" w:lastRowLastColumn="0"/>
            <w:tcW w:w="3040" w:type="dxa"/>
            <w:tcBorders>
              <w:right w:val="none" w:sz="0" w:space="0" w:color="auto"/>
            </w:tcBorders>
            <w:noWrap/>
            <w:hideMark/>
          </w:tcPr>
          <w:p w14:paraId="546CD0CE" w14:textId="0575E6AB" w:rsidR="00274449" w:rsidRPr="00274449" w:rsidRDefault="00274449" w:rsidP="00274449">
            <w:pPr>
              <w:spacing w:line="240" w:lineRule="auto"/>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Número de Peticiones</w:t>
            </w:r>
          </w:p>
        </w:tc>
        <w:tc>
          <w:tcPr>
            <w:tcW w:w="1840" w:type="dxa"/>
            <w:hideMark/>
          </w:tcPr>
          <w:p w14:paraId="6D936346"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24</w:t>
            </w:r>
          </w:p>
        </w:tc>
        <w:tc>
          <w:tcPr>
            <w:tcW w:w="1200" w:type="dxa"/>
            <w:hideMark/>
          </w:tcPr>
          <w:p w14:paraId="4A54589C"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3</w:t>
            </w:r>
          </w:p>
        </w:tc>
        <w:tc>
          <w:tcPr>
            <w:tcW w:w="1200" w:type="dxa"/>
            <w:hideMark/>
          </w:tcPr>
          <w:p w14:paraId="20D82CF8"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72</w:t>
            </w:r>
          </w:p>
        </w:tc>
      </w:tr>
      <w:tr w:rsidR="00274449" w:rsidRPr="00274449" w14:paraId="1809DB9D" w14:textId="77777777" w:rsidTr="0027444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0" w:type="dxa"/>
            <w:tcBorders>
              <w:top w:val="none" w:sz="0" w:space="0" w:color="auto"/>
              <w:bottom w:val="none" w:sz="0" w:space="0" w:color="auto"/>
              <w:right w:val="none" w:sz="0" w:space="0" w:color="auto"/>
            </w:tcBorders>
            <w:noWrap/>
            <w:hideMark/>
          </w:tcPr>
          <w:p w14:paraId="1B4150D3" w14:textId="77777777" w:rsidR="00274449" w:rsidRPr="00274449" w:rsidRDefault="00274449" w:rsidP="00274449">
            <w:pPr>
              <w:spacing w:line="240" w:lineRule="auto"/>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Numero de Archivos</w:t>
            </w:r>
          </w:p>
        </w:tc>
        <w:tc>
          <w:tcPr>
            <w:tcW w:w="1840" w:type="dxa"/>
            <w:tcBorders>
              <w:top w:val="none" w:sz="0" w:space="0" w:color="auto"/>
              <w:bottom w:val="none" w:sz="0" w:space="0" w:color="auto"/>
            </w:tcBorders>
            <w:hideMark/>
          </w:tcPr>
          <w:p w14:paraId="33C66128" w14:textId="77777777" w:rsidR="00274449" w:rsidRPr="00274449" w:rsidRDefault="00274449" w:rsidP="0027444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1</w:t>
            </w:r>
          </w:p>
        </w:tc>
        <w:tc>
          <w:tcPr>
            <w:tcW w:w="1200" w:type="dxa"/>
            <w:tcBorders>
              <w:top w:val="none" w:sz="0" w:space="0" w:color="auto"/>
              <w:bottom w:val="none" w:sz="0" w:space="0" w:color="auto"/>
            </w:tcBorders>
            <w:hideMark/>
          </w:tcPr>
          <w:p w14:paraId="5C89FF57" w14:textId="77777777" w:rsidR="00274449" w:rsidRPr="00274449" w:rsidRDefault="00274449" w:rsidP="0027444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8</w:t>
            </w:r>
          </w:p>
        </w:tc>
        <w:tc>
          <w:tcPr>
            <w:tcW w:w="1200" w:type="dxa"/>
            <w:tcBorders>
              <w:top w:val="none" w:sz="0" w:space="0" w:color="auto"/>
              <w:bottom w:val="none" w:sz="0" w:space="0" w:color="auto"/>
            </w:tcBorders>
            <w:hideMark/>
          </w:tcPr>
          <w:p w14:paraId="35159535" w14:textId="77777777" w:rsidR="00274449" w:rsidRPr="00274449" w:rsidRDefault="00274449" w:rsidP="0027444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8</w:t>
            </w:r>
          </w:p>
        </w:tc>
      </w:tr>
      <w:tr w:rsidR="00274449" w:rsidRPr="00274449" w14:paraId="405BA7E2" w14:textId="77777777" w:rsidTr="00274449">
        <w:trPr>
          <w:trHeight w:val="330"/>
        </w:trPr>
        <w:tc>
          <w:tcPr>
            <w:cnfStyle w:val="001000000000" w:firstRow="0" w:lastRow="0" w:firstColumn="1" w:lastColumn="0" w:oddVBand="0" w:evenVBand="0" w:oddHBand="0" w:evenHBand="0" w:firstRowFirstColumn="0" w:firstRowLastColumn="0" w:lastRowFirstColumn="0" w:lastRowLastColumn="0"/>
            <w:tcW w:w="3040" w:type="dxa"/>
            <w:tcBorders>
              <w:right w:val="none" w:sz="0" w:space="0" w:color="auto"/>
            </w:tcBorders>
            <w:noWrap/>
            <w:hideMark/>
          </w:tcPr>
          <w:p w14:paraId="4D3AC2D8" w14:textId="77777777" w:rsidR="00274449" w:rsidRPr="00274449" w:rsidRDefault="00274449" w:rsidP="00274449">
            <w:pPr>
              <w:spacing w:line="240" w:lineRule="auto"/>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Numero e Interfaz Externa</w:t>
            </w:r>
          </w:p>
        </w:tc>
        <w:tc>
          <w:tcPr>
            <w:tcW w:w="1840" w:type="dxa"/>
            <w:hideMark/>
          </w:tcPr>
          <w:p w14:paraId="6251A3C5"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0</w:t>
            </w:r>
          </w:p>
        </w:tc>
        <w:tc>
          <w:tcPr>
            <w:tcW w:w="1200" w:type="dxa"/>
            <w:hideMark/>
          </w:tcPr>
          <w:p w14:paraId="7104AB75"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0</w:t>
            </w:r>
          </w:p>
        </w:tc>
        <w:tc>
          <w:tcPr>
            <w:tcW w:w="1200" w:type="dxa"/>
            <w:hideMark/>
          </w:tcPr>
          <w:p w14:paraId="5B32A11C"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0</w:t>
            </w:r>
          </w:p>
        </w:tc>
      </w:tr>
      <w:tr w:rsidR="00274449" w:rsidRPr="00274449" w14:paraId="1255AE50" w14:textId="77777777" w:rsidTr="0027444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0" w:type="dxa"/>
            <w:tcBorders>
              <w:top w:val="none" w:sz="0" w:space="0" w:color="auto"/>
              <w:bottom w:val="none" w:sz="0" w:space="0" w:color="auto"/>
              <w:right w:val="none" w:sz="0" w:space="0" w:color="auto"/>
            </w:tcBorders>
            <w:noWrap/>
            <w:hideMark/>
          </w:tcPr>
          <w:p w14:paraId="1744547B" w14:textId="77777777" w:rsidR="00274449" w:rsidRPr="00274449" w:rsidRDefault="00274449" w:rsidP="00274449">
            <w:pPr>
              <w:spacing w:line="240" w:lineRule="auto"/>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Algoritmos</w:t>
            </w:r>
          </w:p>
        </w:tc>
        <w:tc>
          <w:tcPr>
            <w:tcW w:w="1840" w:type="dxa"/>
            <w:tcBorders>
              <w:top w:val="none" w:sz="0" w:space="0" w:color="auto"/>
              <w:bottom w:val="none" w:sz="0" w:space="0" w:color="auto"/>
            </w:tcBorders>
            <w:hideMark/>
          </w:tcPr>
          <w:p w14:paraId="3369C22F" w14:textId="77777777" w:rsidR="00274449" w:rsidRPr="00274449" w:rsidRDefault="00274449" w:rsidP="0027444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1</w:t>
            </w:r>
          </w:p>
        </w:tc>
        <w:tc>
          <w:tcPr>
            <w:tcW w:w="1200" w:type="dxa"/>
            <w:tcBorders>
              <w:top w:val="none" w:sz="0" w:space="0" w:color="auto"/>
              <w:bottom w:val="none" w:sz="0" w:space="0" w:color="auto"/>
            </w:tcBorders>
            <w:hideMark/>
          </w:tcPr>
          <w:p w14:paraId="7B4B5432" w14:textId="77777777" w:rsidR="00274449" w:rsidRPr="00274449" w:rsidRDefault="00274449" w:rsidP="0027444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3</w:t>
            </w:r>
          </w:p>
        </w:tc>
        <w:tc>
          <w:tcPr>
            <w:tcW w:w="1200" w:type="dxa"/>
            <w:tcBorders>
              <w:top w:val="none" w:sz="0" w:space="0" w:color="auto"/>
              <w:bottom w:val="none" w:sz="0" w:space="0" w:color="auto"/>
            </w:tcBorders>
            <w:hideMark/>
          </w:tcPr>
          <w:p w14:paraId="13E9FB2D" w14:textId="77777777" w:rsidR="00274449" w:rsidRPr="00274449" w:rsidRDefault="00274449" w:rsidP="0027444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3</w:t>
            </w:r>
          </w:p>
        </w:tc>
      </w:tr>
      <w:tr w:rsidR="00274449" w:rsidRPr="00274449" w14:paraId="71544164" w14:textId="77777777" w:rsidTr="00274449">
        <w:trPr>
          <w:trHeight w:val="300"/>
        </w:trPr>
        <w:tc>
          <w:tcPr>
            <w:cnfStyle w:val="001000000000" w:firstRow="0" w:lastRow="0" w:firstColumn="1" w:lastColumn="0" w:oddVBand="0" w:evenVBand="0" w:oddHBand="0" w:evenHBand="0" w:firstRowFirstColumn="0" w:firstRowLastColumn="0" w:lastRowFirstColumn="0" w:lastRowLastColumn="0"/>
            <w:tcW w:w="3040" w:type="dxa"/>
            <w:tcBorders>
              <w:right w:val="none" w:sz="0" w:space="0" w:color="auto"/>
            </w:tcBorders>
            <w:hideMark/>
          </w:tcPr>
          <w:p w14:paraId="7C0CF90B" w14:textId="77777777" w:rsidR="00274449" w:rsidRPr="00274449" w:rsidRDefault="00274449" w:rsidP="00274449">
            <w:pPr>
              <w:spacing w:line="240" w:lineRule="auto"/>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Cuenta Total</w:t>
            </w:r>
          </w:p>
        </w:tc>
        <w:tc>
          <w:tcPr>
            <w:tcW w:w="1840" w:type="dxa"/>
            <w:hideMark/>
          </w:tcPr>
          <w:p w14:paraId="18BB0DDD" w14:textId="77777777" w:rsidR="00274449" w:rsidRPr="00274449" w:rsidRDefault="00274449"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 </w:t>
            </w:r>
          </w:p>
        </w:tc>
        <w:tc>
          <w:tcPr>
            <w:tcW w:w="1200" w:type="dxa"/>
            <w:hideMark/>
          </w:tcPr>
          <w:p w14:paraId="5B0F9C4B" w14:textId="77777777" w:rsidR="00274449" w:rsidRPr="00274449" w:rsidRDefault="00274449"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 </w:t>
            </w:r>
          </w:p>
        </w:tc>
        <w:tc>
          <w:tcPr>
            <w:tcW w:w="1200" w:type="dxa"/>
            <w:hideMark/>
          </w:tcPr>
          <w:p w14:paraId="00EBCE41" w14:textId="77777777" w:rsidR="00274449" w:rsidRPr="00274449" w:rsidRDefault="00274449" w:rsidP="0027444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Cs w:val="22"/>
                <w:lang w:val="es-BO" w:eastAsia="es-BO"/>
              </w:rPr>
            </w:pPr>
            <w:r w:rsidRPr="00274449">
              <w:rPr>
                <w:rFonts w:ascii="Calibri" w:eastAsia="Times New Roman" w:hAnsi="Calibri" w:cs="Calibri"/>
                <w:b/>
                <w:bCs/>
                <w:color w:val="000000"/>
                <w:szCs w:val="22"/>
                <w:lang w:val="es-BO" w:eastAsia="es-BO"/>
              </w:rPr>
              <w:t>183</w:t>
            </w:r>
          </w:p>
        </w:tc>
      </w:tr>
    </w:tbl>
    <w:p w14:paraId="4FD8CE3B" w14:textId="77777777" w:rsidR="00274449" w:rsidRDefault="00274449" w:rsidP="00DD0279">
      <w:pPr>
        <w:rPr>
          <w:rFonts w:ascii="Arial" w:hAnsi="Arial" w:cs="Arial"/>
          <w:b/>
          <w:bCs/>
          <w:lang w:val="es-BO"/>
        </w:rPr>
      </w:pPr>
    </w:p>
    <w:tbl>
      <w:tblPr>
        <w:tblStyle w:val="Tablaconcuadrcula4-nfasis6"/>
        <w:tblW w:w="10173" w:type="dxa"/>
        <w:tblLook w:val="04A0" w:firstRow="1" w:lastRow="0" w:firstColumn="1" w:lastColumn="0" w:noHBand="0" w:noVBand="1"/>
      </w:tblPr>
      <w:tblGrid>
        <w:gridCol w:w="504"/>
        <w:gridCol w:w="8251"/>
        <w:gridCol w:w="1418"/>
      </w:tblGrid>
      <w:tr w:rsidR="001E1196" w:rsidRPr="00274449" w14:paraId="601416C0" w14:textId="77777777" w:rsidTr="001E1196">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0173" w:type="dxa"/>
            <w:gridSpan w:val="3"/>
            <w:hideMark/>
          </w:tcPr>
          <w:p w14:paraId="19A92F40"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Calculo Factor de Complejidad</w:t>
            </w:r>
          </w:p>
        </w:tc>
      </w:tr>
      <w:tr w:rsidR="001E1196" w:rsidRPr="00274449" w14:paraId="3231FD9F" w14:textId="77777777" w:rsidTr="001E119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7DB9A0F5"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proofErr w:type="spellStart"/>
            <w:r w:rsidRPr="00274449">
              <w:rPr>
                <w:rFonts w:ascii="Calibri" w:eastAsia="Times New Roman" w:hAnsi="Calibri" w:cs="Calibri"/>
                <w:color w:val="000000"/>
                <w:szCs w:val="22"/>
                <w:lang w:val="es-BO" w:eastAsia="es-BO"/>
              </w:rPr>
              <w:t>N°</w:t>
            </w:r>
            <w:proofErr w:type="spellEnd"/>
          </w:p>
        </w:tc>
        <w:tc>
          <w:tcPr>
            <w:tcW w:w="8251" w:type="dxa"/>
            <w:hideMark/>
          </w:tcPr>
          <w:p w14:paraId="5560D5B5" w14:textId="77777777" w:rsidR="001E1196" w:rsidRPr="00274449" w:rsidRDefault="001E1196" w:rsidP="0027444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Interrogante</w:t>
            </w:r>
          </w:p>
        </w:tc>
        <w:tc>
          <w:tcPr>
            <w:tcW w:w="1418" w:type="dxa"/>
            <w:hideMark/>
          </w:tcPr>
          <w:p w14:paraId="7EF36095" w14:textId="77777777" w:rsidR="001E1196" w:rsidRPr="00274449" w:rsidRDefault="001E1196" w:rsidP="0027444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Respuesta</w:t>
            </w:r>
          </w:p>
        </w:tc>
      </w:tr>
      <w:tr w:rsidR="001E1196" w:rsidRPr="00274449" w14:paraId="068E139D" w14:textId="77777777" w:rsidTr="001E1196">
        <w:trPr>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42DB9088"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1</w:t>
            </w:r>
          </w:p>
        </w:tc>
        <w:tc>
          <w:tcPr>
            <w:tcW w:w="8251" w:type="dxa"/>
            <w:hideMark/>
          </w:tcPr>
          <w:p w14:paraId="7C448E17" w14:textId="77777777" w:rsidR="001E1196" w:rsidRPr="00274449" w:rsidRDefault="001E1196"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 xml:space="preserve">Requiere la aplicación copias de seguridad </w:t>
            </w:r>
          </w:p>
        </w:tc>
        <w:tc>
          <w:tcPr>
            <w:tcW w:w="1418" w:type="dxa"/>
            <w:hideMark/>
          </w:tcPr>
          <w:p w14:paraId="6D0BFCA4" w14:textId="77777777" w:rsidR="001E1196" w:rsidRPr="00274449" w:rsidRDefault="001E1196" w:rsidP="0027444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3</w:t>
            </w:r>
          </w:p>
        </w:tc>
      </w:tr>
      <w:tr w:rsidR="001E1196" w:rsidRPr="00274449" w14:paraId="615BB5A3" w14:textId="77777777" w:rsidTr="001E119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13932E1A"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2</w:t>
            </w:r>
          </w:p>
        </w:tc>
        <w:tc>
          <w:tcPr>
            <w:tcW w:w="8251" w:type="dxa"/>
            <w:hideMark/>
          </w:tcPr>
          <w:p w14:paraId="105C5A8A" w14:textId="77777777" w:rsidR="001E1196" w:rsidRPr="00274449" w:rsidRDefault="001E1196"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 xml:space="preserve">Se requiere comunicación de datos </w:t>
            </w:r>
          </w:p>
        </w:tc>
        <w:tc>
          <w:tcPr>
            <w:tcW w:w="1418" w:type="dxa"/>
            <w:hideMark/>
          </w:tcPr>
          <w:p w14:paraId="420A115C" w14:textId="77777777" w:rsidR="001E1196" w:rsidRPr="00274449" w:rsidRDefault="001E1196" w:rsidP="0027444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5</w:t>
            </w:r>
          </w:p>
        </w:tc>
      </w:tr>
      <w:tr w:rsidR="001E1196" w:rsidRPr="00274449" w14:paraId="5EFAA982" w14:textId="77777777" w:rsidTr="001E1196">
        <w:trPr>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16541791"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3</w:t>
            </w:r>
          </w:p>
        </w:tc>
        <w:tc>
          <w:tcPr>
            <w:tcW w:w="8251" w:type="dxa"/>
            <w:hideMark/>
          </w:tcPr>
          <w:p w14:paraId="3318D7FD" w14:textId="77777777" w:rsidR="001E1196" w:rsidRPr="00274449" w:rsidRDefault="001E1196"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Existe funciones de procedimiento distribuido</w:t>
            </w:r>
          </w:p>
        </w:tc>
        <w:tc>
          <w:tcPr>
            <w:tcW w:w="1418" w:type="dxa"/>
            <w:hideMark/>
          </w:tcPr>
          <w:p w14:paraId="5B22D53B" w14:textId="77777777" w:rsidR="001E1196" w:rsidRPr="00274449" w:rsidRDefault="001E1196" w:rsidP="0027444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4</w:t>
            </w:r>
          </w:p>
        </w:tc>
      </w:tr>
      <w:tr w:rsidR="001E1196" w:rsidRPr="00274449" w14:paraId="79C5C9CA" w14:textId="77777777" w:rsidTr="001E119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5145CB99"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4</w:t>
            </w:r>
          </w:p>
        </w:tc>
        <w:tc>
          <w:tcPr>
            <w:tcW w:w="8251" w:type="dxa"/>
            <w:hideMark/>
          </w:tcPr>
          <w:p w14:paraId="7DA09195" w14:textId="090D41CB" w:rsidR="001E1196" w:rsidRPr="00274449" w:rsidRDefault="001E1196"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es crítico el funcionamiento</w:t>
            </w:r>
          </w:p>
        </w:tc>
        <w:tc>
          <w:tcPr>
            <w:tcW w:w="1418" w:type="dxa"/>
            <w:hideMark/>
          </w:tcPr>
          <w:p w14:paraId="13FDFBA4" w14:textId="77777777" w:rsidR="001E1196" w:rsidRPr="00274449" w:rsidRDefault="001E1196" w:rsidP="0027444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5</w:t>
            </w:r>
          </w:p>
        </w:tc>
      </w:tr>
      <w:tr w:rsidR="001E1196" w:rsidRPr="00274449" w14:paraId="5D693EA7" w14:textId="77777777" w:rsidTr="001E1196">
        <w:trPr>
          <w:trHeight w:val="637"/>
        </w:trPr>
        <w:tc>
          <w:tcPr>
            <w:cnfStyle w:val="001000000000" w:firstRow="0" w:lastRow="0" w:firstColumn="1" w:lastColumn="0" w:oddVBand="0" w:evenVBand="0" w:oddHBand="0" w:evenHBand="0" w:firstRowFirstColumn="0" w:firstRowLastColumn="0" w:lastRowFirstColumn="0" w:lastRowLastColumn="0"/>
            <w:tcW w:w="504" w:type="dxa"/>
            <w:hideMark/>
          </w:tcPr>
          <w:p w14:paraId="33DB44BE"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5</w:t>
            </w:r>
          </w:p>
        </w:tc>
        <w:tc>
          <w:tcPr>
            <w:tcW w:w="8251" w:type="dxa"/>
            <w:hideMark/>
          </w:tcPr>
          <w:p w14:paraId="7DE8F853" w14:textId="23E2CF5B" w:rsidR="001E1196" w:rsidRPr="00274449" w:rsidRDefault="001E1196"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¿Se ejecutará el sistema en un entorno operativo existente y fuertemente utilizado?</w:t>
            </w:r>
          </w:p>
        </w:tc>
        <w:tc>
          <w:tcPr>
            <w:tcW w:w="1418" w:type="dxa"/>
            <w:hideMark/>
          </w:tcPr>
          <w:p w14:paraId="6D8B770B" w14:textId="77777777" w:rsidR="001E1196" w:rsidRPr="00274449" w:rsidRDefault="001E1196" w:rsidP="0027444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4</w:t>
            </w:r>
          </w:p>
        </w:tc>
      </w:tr>
      <w:tr w:rsidR="001E1196" w:rsidRPr="00274449" w14:paraId="3337AB8B" w14:textId="77777777" w:rsidTr="001E119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29957E69"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6</w:t>
            </w:r>
          </w:p>
        </w:tc>
        <w:tc>
          <w:tcPr>
            <w:tcW w:w="8251" w:type="dxa"/>
            <w:hideMark/>
          </w:tcPr>
          <w:p w14:paraId="671F51A4" w14:textId="0ACB10A1" w:rsidR="001E1196" w:rsidRPr="00274449" w:rsidRDefault="001E1196"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R</w:t>
            </w:r>
            <w:r w:rsidRPr="00274449">
              <w:rPr>
                <w:rFonts w:ascii="Calibri" w:eastAsia="Times New Roman" w:hAnsi="Calibri" w:cs="Calibri"/>
                <w:color w:val="000000"/>
                <w:szCs w:val="22"/>
                <w:lang w:val="es-BO" w:eastAsia="es-BO"/>
              </w:rPr>
              <w:t>equiere el sistema entrada de datos interactivos</w:t>
            </w:r>
          </w:p>
        </w:tc>
        <w:tc>
          <w:tcPr>
            <w:tcW w:w="1418" w:type="dxa"/>
            <w:hideMark/>
          </w:tcPr>
          <w:p w14:paraId="378BF611" w14:textId="77777777" w:rsidR="001E1196" w:rsidRPr="00274449" w:rsidRDefault="001E1196" w:rsidP="0027444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3</w:t>
            </w:r>
          </w:p>
        </w:tc>
      </w:tr>
      <w:tr w:rsidR="001E1196" w:rsidRPr="00274449" w14:paraId="1AE85DF6" w14:textId="77777777" w:rsidTr="001E1196">
        <w:trPr>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79BCB282"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7</w:t>
            </w:r>
          </w:p>
        </w:tc>
        <w:tc>
          <w:tcPr>
            <w:tcW w:w="8251" w:type="dxa"/>
            <w:hideMark/>
          </w:tcPr>
          <w:p w14:paraId="57191C36" w14:textId="40C86790" w:rsidR="001E1196" w:rsidRPr="00274449" w:rsidRDefault="001E1196"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S</w:t>
            </w:r>
            <w:r w:rsidRPr="00274449">
              <w:rPr>
                <w:rFonts w:ascii="Calibri" w:eastAsia="Times New Roman" w:hAnsi="Calibri" w:cs="Calibri"/>
                <w:color w:val="000000"/>
                <w:szCs w:val="22"/>
                <w:lang w:val="es-BO" w:eastAsia="es-BO"/>
              </w:rPr>
              <w:t>e actualizarán los archivos de forma interactivo</w:t>
            </w:r>
          </w:p>
        </w:tc>
        <w:tc>
          <w:tcPr>
            <w:tcW w:w="1418" w:type="dxa"/>
            <w:hideMark/>
          </w:tcPr>
          <w:p w14:paraId="795C2E89" w14:textId="77777777" w:rsidR="001E1196" w:rsidRPr="00274449" w:rsidRDefault="001E1196" w:rsidP="0027444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3</w:t>
            </w:r>
          </w:p>
        </w:tc>
      </w:tr>
      <w:tr w:rsidR="001E1196" w:rsidRPr="00274449" w14:paraId="1DD83B49" w14:textId="77777777" w:rsidTr="001E119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04" w:type="dxa"/>
            <w:hideMark/>
          </w:tcPr>
          <w:p w14:paraId="5F6964DB"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8</w:t>
            </w:r>
          </w:p>
        </w:tc>
        <w:tc>
          <w:tcPr>
            <w:tcW w:w="8251" w:type="dxa"/>
            <w:hideMark/>
          </w:tcPr>
          <w:p w14:paraId="694F1221" w14:textId="3AB19CD8" w:rsidR="001E1196" w:rsidRPr="00274449" w:rsidRDefault="001E1196"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S</w:t>
            </w:r>
            <w:r w:rsidRPr="00274449">
              <w:rPr>
                <w:rFonts w:ascii="Calibri" w:eastAsia="Times New Roman" w:hAnsi="Calibri" w:cs="Calibri"/>
                <w:color w:val="000000"/>
                <w:szCs w:val="22"/>
                <w:lang w:val="es-BO" w:eastAsia="es-BO"/>
              </w:rPr>
              <w:t xml:space="preserve">on complejos las E/S los archivos o las peticiones </w:t>
            </w:r>
          </w:p>
        </w:tc>
        <w:tc>
          <w:tcPr>
            <w:tcW w:w="1418" w:type="dxa"/>
            <w:hideMark/>
          </w:tcPr>
          <w:p w14:paraId="19775D66" w14:textId="77777777" w:rsidR="001E1196" w:rsidRPr="00274449" w:rsidRDefault="001E1196" w:rsidP="0027444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4</w:t>
            </w:r>
          </w:p>
        </w:tc>
      </w:tr>
      <w:tr w:rsidR="001E1196" w:rsidRPr="00274449" w14:paraId="3F65DD08" w14:textId="77777777" w:rsidTr="001E1196">
        <w:trPr>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0B672D39"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9</w:t>
            </w:r>
          </w:p>
        </w:tc>
        <w:tc>
          <w:tcPr>
            <w:tcW w:w="8251" w:type="dxa"/>
            <w:hideMark/>
          </w:tcPr>
          <w:p w14:paraId="103EA50C" w14:textId="49F14252" w:rsidR="001E1196" w:rsidRPr="00274449" w:rsidRDefault="001E1196"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E</w:t>
            </w:r>
            <w:r w:rsidRPr="00274449">
              <w:rPr>
                <w:rFonts w:ascii="Calibri" w:eastAsia="Times New Roman" w:hAnsi="Calibri" w:cs="Calibri"/>
                <w:color w:val="000000"/>
                <w:szCs w:val="22"/>
                <w:lang w:val="es-BO" w:eastAsia="es-BO"/>
              </w:rPr>
              <w:t>s complejo el procesamiento interno</w:t>
            </w:r>
          </w:p>
        </w:tc>
        <w:tc>
          <w:tcPr>
            <w:tcW w:w="1418" w:type="dxa"/>
            <w:hideMark/>
          </w:tcPr>
          <w:p w14:paraId="4E4E7FD2" w14:textId="77777777" w:rsidR="001E1196" w:rsidRPr="00274449" w:rsidRDefault="001E1196" w:rsidP="0027444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4</w:t>
            </w:r>
          </w:p>
        </w:tc>
      </w:tr>
      <w:tr w:rsidR="001E1196" w:rsidRPr="00274449" w14:paraId="50709195" w14:textId="77777777" w:rsidTr="001E119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41DD4855"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10</w:t>
            </w:r>
          </w:p>
        </w:tc>
        <w:tc>
          <w:tcPr>
            <w:tcW w:w="8251" w:type="dxa"/>
            <w:hideMark/>
          </w:tcPr>
          <w:p w14:paraId="612CC935" w14:textId="0B753459" w:rsidR="001E1196" w:rsidRPr="00274449" w:rsidRDefault="001E1196"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 xml:space="preserve">Se ha diseñado el código para ser reutilizable </w:t>
            </w:r>
          </w:p>
        </w:tc>
        <w:tc>
          <w:tcPr>
            <w:tcW w:w="1418" w:type="dxa"/>
            <w:hideMark/>
          </w:tcPr>
          <w:p w14:paraId="0E2FD86A" w14:textId="77777777" w:rsidR="001E1196" w:rsidRPr="00274449" w:rsidRDefault="001E1196" w:rsidP="0027444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2</w:t>
            </w:r>
          </w:p>
        </w:tc>
      </w:tr>
      <w:tr w:rsidR="001E1196" w:rsidRPr="00274449" w14:paraId="34DFA1D7" w14:textId="77777777" w:rsidTr="001E1196">
        <w:trPr>
          <w:trHeight w:val="637"/>
        </w:trPr>
        <w:tc>
          <w:tcPr>
            <w:cnfStyle w:val="001000000000" w:firstRow="0" w:lastRow="0" w:firstColumn="1" w:lastColumn="0" w:oddVBand="0" w:evenVBand="0" w:oddHBand="0" w:evenHBand="0" w:firstRowFirstColumn="0" w:firstRowLastColumn="0" w:lastRowFirstColumn="0" w:lastRowLastColumn="0"/>
            <w:tcW w:w="504" w:type="dxa"/>
            <w:hideMark/>
          </w:tcPr>
          <w:p w14:paraId="098DD294"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11</w:t>
            </w:r>
          </w:p>
        </w:tc>
        <w:tc>
          <w:tcPr>
            <w:tcW w:w="8251" w:type="dxa"/>
            <w:hideMark/>
          </w:tcPr>
          <w:p w14:paraId="20D43C41" w14:textId="4626E1DA" w:rsidR="001E1196" w:rsidRPr="00274449" w:rsidRDefault="001E1196"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Está incluido en el diseño la conversión y la instalación</w:t>
            </w:r>
          </w:p>
        </w:tc>
        <w:tc>
          <w:tcPr>
            <w:tcW w:w="1418" w:type="dxa"/>
            <w:hideMark/>
          </w:tcPr>
          <w:p w14:paraId="09183DD8" w14:textId="77777777" w:rsidR="001E1196" w:rsidRPr="00274449" w:rsidRDefault="001E1196" w:rsidP="0027444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3</w:t>
            </w:r>
          </w:p>
        </w:tc>
      </w:tr>
      <w:tr w:rsidR="001E1196" w:rsidRPr="00274449" w14:paraId="34DAB112" w14:textId="77777777" w:rsidTr="001E119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04" w:type="dxa"/>
            <w:hideMark/>
          </w:tcPr>
          <w:p w14:paraId="02508715"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12</w:t>
            </w:r>
          </w:p>
        </w:tc>
        <w:tc>
          <w:tcPr>
            <w:tcW w:w="8251" w:type="dxa"/>
            <w:hideMark/>
          </w:tcPr>
          <w:p w14:paraId="665AF02B" w14:textId="5BB8D07F" w:rsidR="001E1196" w:rsidRPr="00274449" w:rsidRDefault="001E1196"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Se ha diseñado el sistema para soportar múltiples instalaciones en diferentes organizaciones</w:t>
            </w:r>
          </w:p>
        </w:tc>
        <w:tc>
          <w:tcPr>
            <w:tcW w:w="1418" w:type="dxa"/>
            <w:hideMark/>
          </w:tcPr>
          <w:p w14:paraId="49BC7CA9" w14:textId="77777777" w:rsidR="001E1196" w:rsidRPr="00274449" w:rsidRDefault="001E1196" w:rsidP="0027444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4</w:t>
            </w:r>
          </w:p>
        </w:tc>
      </w:tr>
      <w:tr w:rsidR="001E1196" w:rsidRPr="00274449" w14:paraId="7C5CF645" w14:textId="77777777" w:rsidTr="001E1196">
        <w:trPr>
          <w:trHeight w:val="956"/>
        </w:trPr>
        <w:tc>
          <w:tcPr>
            <w:cnfStyle w:val="001000000000" w:firstRow="0" w:lastRow="0" w:firstColumn="1" w:lastColumn="0" w:oddVBand="0" w:evenVBand="0" w:oddHBand="0" w:evenHBand="0" w:firstRowFirstColumn="0" w:firstRowLastColumn="0" w:lastRowFirstColumn="0" w:lastRowLastColumn="0"/>
            <w:tcW w:w="504" w:type="dxa"/>
            <w:hideMark/>
          </w:tcPr>
          <w:p w14:paraId="44C7D495"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13</w:t>
            </w:r>
          </w:p>
        </w:tc>
        <w:tc>
          <w:tcPr>
            <w:tcW w:w="8251" w:type="dxa"/>
            <w:hideMark/>
          </w:tcPr>
          <w:p w14:paraId="41333830" w14:textId="5787AD9A" w:rsidR="001E1196" w:rsidRPr="00274449" w:rsidRDefault="001E1196"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Se ha diseñado la aplicación para facilitar los cambios y para ser fácilmente utilizado por el usuario</w:t>
            </w:r>
          </w:p>
        </w:tc>
        <w:tc>
          <w:tcPr>
            <w:tcW w:w="1418" w:type="dxa"/>
            <w:hideMark/>
          </w:tcPr>
          <w:p w14:paraId="64FF5E08" w14:textId="77777777" w:rsidR="001E1196" w:rsidRPr="00274449" w:rsidRDefault="001E1196" w:rsidP="0027444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3</w:t>
            </w:r>
          </w:p>
        </w:tc>
      </w:tr>
      <w:tr w:rsidR="001E1196" w:rsidRPr="00274449" w14:paraId="75559304" w14:textId="77777777" w:rsidTr="001E119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04" w:type="dxa"/>
            <w:hideMark/>
          </w:tcPr>
          <w:p w14:paraId="1560B5CC"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 </w:t>
            </w:r>
          </w:p>
        </w:tc>
        <w:tc>
          <w:tcPr>
            <w:tcW w:w="8251" w:type="dxa"/>
            <w:hideMark/>
          </w:tcPr>
          <w:p w14:paraId="3A2B08FC" w14:textId="77777777" w:rsidR="001E1196" w:rsidRPr="00274449" w:rsidRDefault="001E1196" w:rsidP="0027444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74449">
              <w:rPr>
                <w:rFonts w:ascii="Calibri" w:eastAsia="Times New Roman" w:hAnsi="Calibri" w:cs="Calibri"/>
                <w:color w:val="000000"/>
                <w:szCs w:val="22"/>
                <w:lang w:val="es-BO" w:eastAsia="es-BO"/>
              </w:rPr>
              <w:t>TOTAL</w:t>
            </w:r>
          </w:p>
        </w:tc>
        <w:tc>
          <w:tcPr>
            <w:tcW w:w="1418" w:type="dxa"/>
            <w:hideMark/>
          </w:tcPr>
          <w:p w14:paraId="20047607" w14:textId="77777777" w:rsidR="001E1196" w:rsidRPr="00274449" w:rsidRDefault="001E1196" w:rsidP="0027444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Cs w:val="22"/>
                <w:lang w:val="es-BO" w:eastAsia="es-BO"/>
              </w:rPr>
            </w:pPr>
            <w:r w:rsidRPr="00274449">
              <w:rPr>
                <w:rFonts w:ascii="Calibri" w:eastAsia="Times New Roman" w:hAnsi="Calibri" w:cs="Calibri"/>
                <w:b/>
                <w:bCs/>
                <w:color w:val="000000"/>
                <w:szCs w:val="22"/>
                <w:lang w:val="es-BO" w:eastAsia="es-BO"/>
              </w:rPr>
              <w:t>51</w:t>
            </w:r>
          </w:p>
        </w:tc>
      </w:tr>
      <w:tr w:rsidR="001E1196" w:rsidRPr="00274449" w14:paraId="286BBCD6" w14:textId="77777777" w:rsidTr="001E1196">
        <w:trPr>
          <w:trHeight w:val="318"/>
        </w:trPr>
        <w:tc>
          <w:tcPr>
            <w:cnfStyle w:val="001000000000" w:firstRow="0" w:lastRow="0" w:firstColumn="1" w:lastColumn="0" w:oddVBand="0" w:evenVBand="0" w:oddHBand="0" w:evenHBand="0" w:firstRowFirstColumn="0" w:firstRowLastColumn="0" w:lastRowFirstColumn="0" w:lastRowLastColumn="0"/>
            <w:tcW w:w="504" w:type="dxa"/>
          </w:tcPr>
          <w:p w14:paraId="1009B432" w14:textId="77777777" w:rsidR="001E1196" w:rsidRPr="00274449" w:rsidRDefault="001E1196" w:rsidP="00274449">
            <w:pPr>
              <w:spacing w:line="240" w:lineRule="auto"/>
              <w:jc w:val="center"/>
              <w:rPr>
                <w:rFonts w:ascii="Calibri" w:eastAsia="Times New Roman" w:hAnsi="Calibri" w:cs="Calibri"/>
                <w:color w:val="000000"/>
                <w:szCs w:val="22"/>
                <w:lang w:val="es-BO" w:eastAsia="es-BO"/>
              </w:rPr>
            </w:pPr>
          </w:p>
        </w:tc>
        <w:tc>
          <w:tcPr>
            <w:tcW w:w="8251" w:type="dxa"/>
          </w:tcPr>
          <w:p w14:paraId="5F52A752" w14:textId="1907F7DE" w:rsidR="001E1196" w:rsidRPr="00274449" w:rsidRDefault="001E1196" w:rsidP="0027444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color w:val="000000"/>
                <w:szCs w:val="22"/>
                <w:lang w:val="es-BO" w:eastAsia="es-BO"/>
              </w:rPr>
              <w:t>Fi</w:t>
            </w:r>
          </w:p>
        </w:tc>
        <w:tc>
          <w:tcPr>
            <w:tcW w:w="1418" w:type="dxa"/>
          </w:tcPr>
          <w:p w14:paraId="00E9E7BC" w14:textId="6A98CFC6" w:rsidR="001E1196" w:rsidRPr="00274449" w:rsidRDefault="001E1196" w:rsidP="0027444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Cs w:val="22"/>
                <w:lang w:val="es-BO" w:eastAsia="es-BO"/>
              </w:rPr>
            </w:pPr>
            <w:r w:rsidRPr="001E1196">
              <w:rPr>
                <w:rFonts w:ascii="Calibri" w:eastAsia="Times New Roman" w:hAnsi="Calibri" w:cs="Calibri"/>
                <w:b/>
                <w:bCs/>
                <w:color w:val="000000"/>
                <w:szCs w:val="22"/>
                <w:lang w:val="es-BO" w:eastAsia="es-BO"/>
              </w:rPr>
              <w:t>3,5882</w:t>
            </w:r>
          </w:p>
        </w:tc>
      </w:tr>
    </w:tbl>
    <w:p w14:paraId="7851A85D" w14:textId="77777777" w:rsidR="00432D9E" w:rsidRDefault="00432D9E" w:rsidP="00DD0279">
      <w:pPr>
        <w:rPr>
          <w:rFonts w:ascii="Arial" w:hAnsi="Arial" w:cs="Arial"/>
          <w:b/>
          <w:bCs/>
          <w:lang w:val="es-BO"/>
        </w:rPr>
      </w:pPr>
    </w:p>
    <w:p w14:paraId="3ADA55B3" w14:textId="77777777" w:rsidR="00220A69" w:rsidRDefault="00220A69" w:rsidP="00DD0279">
      <w:pPr>
        <w:rPr>
          <w:rFonts w:ascii="Arial" w:hAnsi="Arial" w:cs="Arial"/>
          <w:b/>
          <w:bCs/>
          <w:lang w:val="es-BO"/>
        </w:rPr>
      </w:pPr>
    </w:p>
    <w:p w14:paraId="2A08D4F5" w14:textId="77777777" w:rsidR="00220A69" w:rsidRDefault="00220A69" w:rsidP="00DD0279">
      <w:pPr>
        <w:rPr>
          <w:rFonts w:ascii="Arial" w:hAnsi="Arial" w:cs="Arial"/>
          <w:b/>
          <w:bCs/>
          <w:lang w:val="es-BO"/>
        </w:rPr>
      </w:pPr>
    </w:p>
    <w:tbl>
      <w:tblPr>
        <w:tblStyle w:val="Tablaconcuadrcula4-nfasis6"/>
        <w:tblW w:w="7280" w:type="dxa"/>
        <w:tblLook w:val="04A0" w:firstRow="1" w:lastRow="0" w:firstColumn="1" w:lastColumn="0" w:noHBand="0" w:noVBand="1"/>
      </w:tblPr>
      <w:tblGrid>
        <w:gridCol w:w="6080"/>
        <w:gridCol w:w="1200"/>
      </w:tblGrid>
      <w:tr w:rsidR="00220A69" w:rsidRPr="00220A69" w14:paraId="5C2EFFB4" w14:textId="77777777" w:rsidTr="00220A6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B58E3FC" w14:textId="77777777" w:rsidR="00220A69" w:rsidRPr="00220A69" w:rsidRDefault="00220A69" w:rsidP="00220A69">
            <w:pPr>
              <w:spacing w:line="240" w:lineRule="auto"/>
              <w:jc w:val="center"/>
              <w:rPr>
                <w:rFonts w:ascii="Calibri" w:eastAsia="Times New Roman" w:hAnsi="Calibri" w:cs="Calibri"/>
                <w:color w:val="000000"/>
                <w:szCs w:val="22"/>
                <w:lang w:val="es-BO" w:eastAsia="es-BO"/>
              </w:rPr>
            </w:pPr>
            <w:proofErr w:type="spellStart"/>
            <w:r w:rsidRPr="00220A69">
              <w:rPr>
                <w:rFonts w:ascii="Calibri" w:eastAsia="Times New Roman" w:hAnsi="Calibri" w:cs="Calibri"/>
                <w:color w:val="000000"/>
                <w:szCs w:val="22"/>
                <w:lang w:val="es-BO" w:eastAsia="es-BO"/>
              </w:rPr>
              <w:lastRenderedPageBreak/>
              <w:t>Calculos</w:t>
            </w:r>
            <w:proofErr w:type="spellEnd"/>
            <w:r w:rsidRPr="00220A69">
              <w:rPr>
                <w:rFonts w:ascii="Calibri" w:eastAsia="Times New Roman" w:hAnsi="Calibri" w:cs="Calibri"/>
                <w:color w:val="000000"/>
                <w:szCs w:val="22"/>
                <w:lang w:val="es-BO" w:eastAsia="es-BO"/>
              </w:rPr>
              <w:t xml:space="preserve"> PC (Nominal)</w:t>
            </w:r>
          </w:p>
        </w:tc>
      </w:tr>
      <w:tr w:rsidR="00220A69" w:rsidRPr="0093149C" w14:paraId="4E588192" w14:textId="77777777" w:rsidTr="00220A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noWrap/>
            <w:hideMark/>
          </w:tcPr>
          <w:p w14:paraId="12148F55" w14:textId="77777777" w:rsidR="00220A69" w:rsidRPr="00220A69" w:rsidRDefault="00220A69" w:rsidP="00220A69">
            <w:pPr>
              <w:spacing w:line="240" w:lineRule="auto"/>
              <w:jc w:val="center"/>
              <w:rPr>
                <w:rFonts w:ascii="Calibri" w:eastAsia="Times New Roman" w:hAnsi="Calibri" w:cs="Calibri"/>
                <w:color w:val="000000"/>
                <w:szCs w:val="22"/>
                <w:lang w:val="es-BO" w:eastAsia="es-BO"/>
              </w:rPr>
            </w:pPr>
            <w:r w:rsidRPr="00220A69">
              <w:rPr>
                <w:rFonts w:ascii="Calibri" w:eastAsia="Times New Roman" w:hAnsi="Calibri" w:cs="Calibri"/>
                <w:color w:val="000000"/>
                <w:szCs w:val="22"/>
                <w:lang w:val="es-BO" w:eastAsia="es-BO"/>
              </w:rPr>
              <w:t xml:space="preserve">Pc(nominal)= </w:t>
            </w:r>
            <w:proofErr w:type="spellStart"/>
            <w:r w:rsidRPr="00220A69">
              <w:rPr>
                <w:rFonts w:ascii="Calibri" w:eastAsia="Times New Roman" w:hAnsi="Calibri" w:cs="Calibri"/>
                <w:color w:val="000000"/>
                <w:szCs w:val="22"/>
                <w:lang w:val="es-BO" w:eastAsia="es-BO"/>
              </w:rPr>
              <w:t>cuenta_total</w:t>
            </w:r>
            <w:proofErr w:type="spellEnd"/>
            <w:r w:rsidRPr="00220A69">
              <w:rPr>
                <w:rFonts w:ascii="Calibri" w:eastAsia="Times New Roman" w:hAnsi="Calibri" w:cs="Calibri"/>
                <w:color w:val="000000"/>
                <w:szCs w:val="22"/>
                <w:lang w:val="es-BO" w:eastAsia="es-BO"/>
              </w:rPr>
              <w:t>*(0.65+0.01*</w:t>
            </w:r>
            <w:proofErr w:type="spellStart"/>
            <w:proofErr w:type="gramStart"/>
            <w:r w:rsidRPr="00220A69">
              <w:rPr>
                <w:rFonts w:ascii="Calibri" w:eastAsia="Times New Roman" w:hAnsi="Calibri" w:cs="Calibri"/>
                <w:color w:val="000000"/>
                <w:szCs w:val="22"/>
                <w:lang w:val="es-BO" w:eastAsia="es-BO"/>
              </w:rPr>
              <w:t>Prom</w:t>
            </w:r>
            <w:proofErr w:type="spellEnd"/>
            <w:r w:rsidRPr="00220A69">
              <w:rPr>
                <w:rFonts w:ascii="Calibri" w:eastAsia="Times New Roman" w:hAnsi="Calibri" w:cs="Calibri"/>
                <w:color w:val="000000"/>
                <w:szCs w:val="22"/>
                <w:lang w:val="es-BO" w:eastAsia="es-BO"/>
              </w:rPr>
              <w:t>(</w:t>
            </w:r>
            <w:proofErr w:type="gramEnd"/>
            <w:r w:rsidRPr="00220A69">
              <w:rPr>
                <w:rFonts w:ascii="Calibri" w:eastAsia="Times New Roman" w:hAnsi="Calibri" w:cs="Calibri"/>
                <w:color w:val="000000"/>
                <w:szCs w:val="22"/>
                <w:lang w:val="es-BO" w:eastAsia="es-BO"/>
              </w:rPr>
              <w:t>Fi))</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noWrap/>
            <w:hideMark/>
          </w:tcPr>
          <w:p w14:paraId="39CB7BC8" w14:textId="77777777" w:rsidR="00220A69" w:rsidRPr="00220A69" w:rsidRDefault="00220A69" w:rsidP="00220A6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20A69">
              <w:rPr>
                <w:rFonts w:ascii="Calibri" w:eastAsia="Times New Roman" w:hAnsi="Calibri" w:cs="Calibri"/>
                <w:color w:val="000000"/>
                <w:szCs w:val="22"/>
                <w:lang w:val="es-BO" w:eastAsia="es-BO"/>
              </w:rPr>
              <w:t> </w:t>
            </w:r>
          </w:p>
        </w:tc>
      </w:tr>
      <w:tr w:rsidR="00220A69" w:rsidRPr="00220A69" w14:paraId="360C4B49" w14:textId="77777777" w:rsidTr="00220A69">
        <w:trPr>
          <w:trHeight w:val="300"/>
        </w:trPr>
        <w:tc>
          <w:tcPr>
            <w:cnfStyle w:val="001000000000" w:firstRow="0" w:lastRow="0" w:firstColumn="1" w:lastColumn="0" w:oddVBand="0" w:evenVBand="0" w:oddHBand="0" w:evenHBand="0" w:firstRowFirstColumn="0" w:firstRowLastColumn="0" w:lastRowFirstColumn="0" w:lastRowLastColumn="0"/>
            <w:tcW w:w="60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46F96AE" w14:textId="77777777" w:rsidR="00220A69" w:rsidRPr="00220A69" w:rsidRDefault="00220A69" w:rsidP="00220A69">
            <w:pPr>
              <w:spacing w:line="240" w:lineRule="auto"/>
              <w:jc w:val="right"/>
              <w:rPr>
                <w:rFonts w:ascii="Calibri" w:eastAsia="Times New Roman" w:hAnsi="Calibri" w:cs="Calibri"/>
                <w:color w:val="000000"/>
                <w:szCs w:val="22"/>
                <w:lang w:val="es-BO" w:eastAsia="es-BO"/>
              </w:rPr>
            </w:pPr>
            <w:r w:rsidRPr="00220A69">
              <w:rPr>
                <w:rFonts w:ascii="Calibri" w:eastAsia="Times New Roman" w:hAnsi="Calibri" w:cs="Calibri"/>
                <w:color w:val="000000"/>
                <w:szCs w:val="22"/>
                <w:lang w:val="es-BO" w:eastAsia="es-BO"/>
              </w:rPr>
              <w:t xml:space="preserve">Pc(nominal)= </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7F4667B" w14:textId="77777777" w:rsidR="00220A69" w:rsidRPr="00220A69" w:rsidRDefault="00220A69" w:rsidP="00220A6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20A69">
              <w:rPr>
                <w:rFonts w:ascii="Calibri" w:eastAsia="Times New Roman" w:hAnsi="Calibri" w:cs="Calibri"/>
                <w:color w:val="000000"/>
                <w:szCs w:val="22"/>
                <w:lang w:val="es-BO" w:eastAsia="es-BO"/>
              </w:rPr>
              <w:t>126,123</w:t>
            </w:r>
          </w:p>
        </w:tc>
      </w:tr>
      <w:tr w:rsidR="00220A69" w:rsidRPr="0093149C" w14:paraId="31BE9DCE" w14:textId="77777777" w:rsidTr="00220A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8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0F7C1" w14:textId="77777777" w:rsidR="00220A69" w:rsidRPr="00220A69" w:rsidRDefault="00220A69" w:rsidP="00220A69">
            <w:pPr>
              <w:spacing w:line="240" w:lineRule="auto"/>
              <w:jc w:val="center"/>
              <w:rPr>
                <w:rFonts w:ascii="Calibri" w:eastAsia="Times New Roman" w:hAnsi="Calibri" w:cs="Calibri"/>
                <w:color w:val="000000"/>
                <w:szCs w:val="22"/>
                <w:lang w:val="es-BO" w:eastAsia="es-BO"/>
              </w:rPr>
            </w:pPr>
            <w:r w:rsidRPr="00220A69">
              <w:rPr>
                <w:rFonts w:ascii="Calibri" w:eastAsia="Times New Roman" w:hAnsi="Calibri" w:cs="Calibri"/>
                <w:color w:val="000000"/>
                <w:szCs w:val="22"/>
                <w:lang w:val="es-BO" w:eastAsia="es-BO"/>
              </w:rPr>
              <w:t xml:space="preserve">Donde el Pc(real) se </w:t>
            </w:r>
            <w:proofErr w:type="spellStart"/>
            <w:r w:rsidRPr="00220A69">
              <w:rPr>
                <w:rFonts w:ascii="Calibri" w:eastAsia="Times New Roman" w:hAnsi="Calibri" w:cs="Calibri"/>
                <w:color w:val="000000"/>
                <w:szCs w:val="22"/>
                <w:lang w:val="es-BO" w:eastAsia="es-BO"/>
              </w:rPr>
              <w:t>obtine</w:t>
            </w:r>
            <w:proofErr w:type="spellEnd"/>
            <w:r w:rsidRPr="00220A69">
              <w:rPr>
                <w:rFonts w:ascii="Calibri" w:eastAsia="Times New Roman" w:hAnsi="Calibri" w:cs="Calibri"/>
                <w:color w:val="000000"/>
                <w:szCs w:val="22"/>
                <w:lang w:val="es-BO" w:eastAsia="es-BO"/>
              </w:rPr>
              <w:t xml:space="preserve"> restando el porcentaje de </w:t>
            </w:r>
            <w:proofErr w:type="spellStart"/>
            <w:r w:rsidRPr="00220A69">
              <w:rPr>
                <w:rFonts w:ascii="Calibri" w:eastAsia="Times New Roman" w:hAnsi="Calibri" w:cs="Calibri"/>
                <w:color w:val="000000"/>
                <w:szCs w:val="22"/>
                <w:lang w:val="es-BO" w:eastAsia="es-BO"/>
              </w:rPr>
              <w:t>reutilizacion</w:t>
            </w:r>
            <w:proofErr w:type="spellEnd"/>
            <w:r w:rsidRPr="00220A69">
              <w:rPr>
                <w:rFonts w:ascii="Calibri" w:eastAsia="Times New Roman" w:hAnsi="Calibri" w:cs="Calibri"/>
                <w:color w:val="000000"/>
                <w:szCs w:val="22"/>
                <w:lang w:val="es-BO" w:eastAsia="es-BO"/>
              </w:rPr>
              <w:t xml:space="preserve"> que en este caso para el proyecto es de 50%</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01D5E7C" w14:textId="77777777" w:rsidR="00220A69" w:rsidRPr="00220A69" w:rsidRDefault="00220A69" w:rsidP="00220A6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220A69">
              <w:rPr>
                <w:rFonts w:ascii="Calibri" w:eastAsia="Times New Roman" w:hAnsi="Calibri" w:cs="Calibri"/>
                <w:color w:val="000000"/>
                <w:szCs w:val="22"/>
                <w:lang w:val="es-BO" w:eastAsia="es-BO"/>
              </w:rPr>
              <w:t> </w:t>
            </w:r>
          </w:p>
        </w:tc>
      </w:tr>
      <w:tr w:rsidR="00220A69" w:rsidRPr="0093149C" w14:paraId="73569817" w14:textId="77777777" w:rsidTr="00220A69">
        <w:trPr>
          <w:trHeight w:val="300"/>
        </w:trPr>
        <w:tc>
          <w:tcPr>
            <w:cnfStyle w:val="001000000000" w:firstRow="0" w:lastRow="0" w:firstColumn="1" w:lastColumn="0" w:oddVBand="0" w:evenVBand="0" w:oddHBand="0" w:evenHBand="0" w:firstRowFirstColumn="0" w:firstRowLastColumn="0" w:lastRowFirstColumn="0" w:lastRowLastColumn="0"/>
            <w:tcW w:w="608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8AAE5" w14:textId="77777777" w:rsidR="00220A69" w:rsidRPr="00220A69" w:rsidRDefault="00220A69" w:rsidP="00220A69">
            <w:pPr>
              <w:spacing w:line="240" w:lineRule="auto"/>
              <w:rPr>
                <w:rFonts w:ascii="Calibri" w:eastAsia="Times New Roman" w:hAnsi="Calibri" w:cs="Calibri"/>
                <w:color w:val="000000"/>
                <w:szCs w:val="22"/>
                <w:lang w:val="es-BO" w:eastAsia="es-BO"/>
              </w:rPr>
            </w:pP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F8102D5" w14:textId="77777777" w:rsidR="00220A69" w:rsidRPr="00220A69" w:rsidRDefault="00220A69" w:rsidP="00220A6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220A69">
              <w:rPr>
                <w:rFonts w:ascii="Calibri" w:eastAsia="Times New Roman" w:hAnsi="Calibri" w:cs="Calibri"/>
                <w:color w:val="000000"/>
                <w:szCs w:val="22"/>
                <w:lang w:val="es-BO" w:eastAsia="es-BO"/>
              </w:rPr>
              <w:t> </w:t>
            </w:r>
          </w:p>
        </w:tc>
      </w:tr>
      <w:tr w:rsidR="00220A69" w:rsidRPr="00220A69" w14:paraId="6C673AC0" w14:textId="77777777" w:rsidTr="00220A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noWrap/>
            <w:hideMark/>
          </w:tcPr>
          <w:p w14:paraId="5C15AE14" w14:textId="0537AA22" w:rsidR="00220A69" w:rsidRPr="00220A69" w:rsidRDefault="00220A69" w:rsidP="00220A69">
            <w:pPr>
              <w:spacing w:line="240" w:lineRule="auto"/>
              <w:jc w:val="right"/>
              <w:rPr>
                <w:rFonts w:ascii="Calibri" w:eastAsia="Times New Roman" w:hAnsi="Calibri" w:cs="Calibri"/>
                <w:color w:val="000000"/>
                <w:szCs w:val="22"/>
                <w:lang w:val="es-BO" w:eastAsia="es-BO"/>
              </w:rPr>
            </w:pPr>
            <w:r w:rsidRPr="00220A69">
              <w:rPr>
                <w:rFonts w:ascii="Calibri" w:eastAsia="Times New Roman" w:hAnsi="Calibri" w:cs="Calibri"/>
                <w:color w:val="000000"/>
                <w:szCs w:val="22"/>
                <w:lang w:val="es-BO" w:eastAsia="es-BO"/>
              </w:rPr>
              <w:t xml:space="preserve">pc(real)= pc(nominal)- </w:t>
            </w:r>
            <w:proofErr w:type="gramStart"/>
            <w:r w:rsidRPr="00220A69">
              <w:rPr>
                <w:rFonts w:ascii="Calibri" w:eastAsia="Times New Roman" w:hAnsi="Calibri" w:cs="Calibri"/>
                <w:color w:val="000000"/>
                <w:szCs w:val="22"/>
                <w:lang w:val="es-BO" w:eastAsia="es-BO"/>
              </w:rPr>
              <w:t>pc(</w:t>
            </w:r>
            <w:proofErr w:type="gramEnd"/>
            <w:r w:rsidRPr="00220A69">
              <w:rPr>
                <w:rFonts w:ascii="Calibri" w:eastAsia="Times New Roman" w:hAnsi="Calibri" w:cs="Calibri"/>
                <w:color w:val="000000"/>
                <w:szCs w:val="22"/>
                <w:lang w:val="es-BO" w:eastAsia="es-BO"/>
              </w:rPr>
              <w:t>nominal )*0.50</w:t>
            </w:r>
            <w:r>
              <w:rPr>
                <w:rFonts w:ascii="Calibri" w:eastAsia="Times New Roman" w:hAnsi="Calibri" w:cs="Calibri"/>
                <w:color w:val="000000"/>
                <w:szCs w:val="22"/>
                <w:lang w:val="es-BO" w:eastAsia="es-BO"/>
              </w:rPr>
              <w:t>=</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noWrap/>
            <w:hideMark/>
          </w:tcPr>
          <w:p w14:paraId="46C41BB1" w14:textId="77777777" w:rsidR="00220A69" w:rsidRPr="00220A69" w:rsidRDefault="00220A69" w:rsidP="00220A6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Cs w:val="22"/>
                <w:lang w:val="es-BO" w:eastAsia="es-BO"/>
              </w:rPr>
            </w:pPr>
            <w:r w:rsidRPr="00220A69">
              <w:rPr>
                <w:rFonts w:ascii="Calibri" w:eastAsia="Times New Roman" w:hAnsi="Calibri" w:cs="Calibri"/>
                <w:b/>
                <w:bCs/>
                <w:color w:val="000000"/>
                <w:szCs w:val="22"/>
                <w:lang w:val="es-BO" w:eastAsia="es-BO"/>
              </w:rPr>
              <w:t>63,062</w:t>
            </w:r>
          </w:p>
        </w:tc>
      </w:tr>
    </w:tbl>
    <w:p w14:paraId="25F46FFD" w14:textId="77777777" w:rsidR="00220A69" w:rsidRDefault="00220A69" w:rsidP="00DD0279">
      <w:pPr>
        <w:rPr>
          <w:rFonts w:ascii="Arial" w:hAnsi="Arial" w:cs="Arial"/>
          <w:b/>
          <w:bCs/>
          <w:lang w:val="es-BO"/>
        </w:rPr>
      </w:pPr>
    </w:p>
    <w:p w14:paraId="29F678F4" w14:textId="77777777" w:rsidR="00857DD7" w:rsidRDefault="00857DD7" w:rsidP="00DD0279">
      <w:pPr>
        <w:rPr>
          <w:rFonts w:ascii="Arial" w:hAnsi="Arial" w:cs="Arial"/>
          <w:b/>
          <w:bCs/>
          <w:lang w:val="es-BO"/>
        </w:rPr>
      </w:pPr>
    </w:p>
    <w:p w14:paraId="3F6A22B5" w14:textId="77777777" w:rsidR="00857DD7" w:rsidRDefault="00857DD7" w:rsidP="00DD0279">
      <w:pPr>
        <w:rPr>
          <w:rFonts w:ascii="Arial" w:hAnsi="Arial" w:cs="Arial"/>
          <w:b/>
          <w:bCs/>
          <w:lang w:val="es-BO"/>
        </w:rPr>
      </w:pPr>
    </w:p>
    <w:tbl>
      <w:tblPr>
        <w:tblStyle w:val="Tablaconcuadrcula4-nfasis6"/>
        <w:tblW w:w="7728" w:type="dxa"/>
        <w:tblLook w:val="04A0" w:firstRow="1" w:lastRow="0" w:firstColumn="1" w:lastColumn="0" w:noHBand="0" w:noVBand="1"/>
      </w:tblPr>
      <w:tblGrid>
        <w:gridCol w:w="5633"/>
        <w:gridCol w:w="1093"/>
        <w:gridCol w:w="1099"/>
      </w:tblGrid>
      <w:tr w:rsidR="006D6A79" w:rsidRPr="0093149C" w14:paraId="34E94E89" w14:textId="77777777" w:rsidTr="006D6A7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728" w:type="dxa"/>
            <w:gridSpan w:val="3"/>
            <w:noWrap/>
            <w:hideMark/>
          </w:tcPr>
          <w:p w14:paraId="765BA581" w14:textId="77777777" w:rsidR="006D6A79" w:rsidRPr="006D6A79" w:rsidRDefault="006D6A79" w:rsidP="006D6A79">
            <w:pPr>
              <w:spacing w:line="240" w:lineRule="auto"/>
              <w:jc w:val="center"/>
              <w:rPr>
                <w:rFonts w:ascii="Calibri" w:eastAsia="Times New Roman" w:hAnsi="Calibri" w:cs="Calibri"/>
                <w:color w:val="000000"/>
                <w:szCs w:val="22"/>
                <w:lang w:val="es-BO" w:eastAsia="es-BO"/>
              </w:rPr>
            </w:pPr>
            <w:r w:rsidRPr="006D6A79">
              <w:rPr>
                <w:rFonts w:ascii="Calibri" w:eastAsia="Times New Roman" w:hAnsi="Calibri" w:cs="Calibri"/>
                <w:color w:val="000000"/>
                <w:szCs w:val="22"/>
                <w:lang w:val="es-BO" w:eastAsia="es-BO"/>
              </w:rPr>
              <w:t>TECNICA DE ESTIMACION DE COSTOS: COCOMO</w:t>
            </w:r>
          </w:p>
        </w:tc>
      </w:tr>
      <w:tr w:rsidR="006D6A79" w:rsidRPr="0093149C" w14:paraId="1E2B48FF" w14:textId="77777777" w:rsidTr="006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29" w:type="dxa"/>
            <w:gridSpan w:val="2"/>
            <w:noWrap/>
            <w:hideMark/>
          </w:tcPr>
          <w:p w14:paraId="75769D3B" w14:textId="545913A5" w:rsidR="006D6A79" w:rsidRPr="006D6A79" w:rsidRDefault="006D6A79" w:rsidP="006D6A79">
            <w:pPr>
              <w:spacing w:line="240" w:lineRule="auto"/>
              <w:rPr>
                <w:rFonts w:ascii="Calibri" w:eastAsia="Times New Roman" w:hAnsi="Calibri" w:cs="Calibri"/>
                <w:color w:val="000000"/>
                <w:szCs w:val="22"/>
                <w:lang w:val="es-BO" w:eastAsia="es-BO"/>
              </w:rPr>
            </w:pPr>
            <w:r w:rsidRPr="006D6A79">
              <w:rPr>
                <w:rFonts w:ascii="Calibri" w:eastAsia="Times New Roman" w:hAnsi="Calibri" w:cs="Calibri"/>
                <w:color w:val="000000"/>
                <w:szCs w:val="22"/>
                <w:lang w:val="es-BO" w:eastAsia="es-BO"/>
              </w:rPr>
              <w:t>Aplicando COCOMO como técnica de estimación de costos,</w:t>
            </w:r>
          </w:p>
        </w:tc>
        <w:tc>
          <w:tcPr>
            <w:tcW w:w="1099" w:type="dxa"/>
            <w:noWrap/>
            <w:hideMark/>
          </w:tcPr>
          <w:p w14:paraId="627ADADD" w14:textId="77777777" w:rsidR="006D6A79" w:rsidRPr="006D6A79" w:rsidRDefault="006D6A79" w:rsidP="006D6A79">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
        </w:tc>
      </w:tr>
      <w:tr w:rsidR="006D6A79" w:rsidRPr="0093149C" w14:paraId="2D1F21D7" w14:textId="77777777" w:rsidTr="006D6A79">
        <w:trPr>
          <w:trHeight w:val="300"/>
        </w:trPr>
        <w:tc>
          <w:tcPr>
            <w:cnfStyle w:val="001000000000" w:firstRow="0" w:lastRow="0" w:firstColumn="1" w:lastColumn="0" w:oddVBand="0" w:evenVBand="0" w:oddHBand="0" w:evenHBand="0" w:firstRowFirstColumn="0" w:firstRowLastColumn="0" w:lastRowFirstColumn="0" w:lastRowLastColumn="0"/>
            <w:tcW w:w="6629" w:type="dxa"/>
            <w:gridSpan w:val="2"/>
            <w:noWrap/>
            <w:hideMark/>
          </w:tcPr>
          <w:p w14:paraId="7D9C2A03" w14:textId="7E85295B" w:rsidR="006D6A79" w:rsidRPr="006D6A79" w:rsidRDefault="006D6A79" w:rsidP="006D6A79">
            <w:pPr>
              <w:spacing w:line="240" w:lineRule="auto"/>
              <w:rPr>
                <w:rFonts w:ascii="Calibri" w:eastAsia="Times New Roman" w:hAnsi="Calibri" w:cs="Calibri"/>
                <w:color w:val="000000"/>
                <w:szCs w:val="22"/>
                <w:lang w:val="es-BO" w:eastAsia="es-BO"/>
              </w:rPr>
            </w:pPr>
            <w:r w:rsidRPr="006D6A79">
              <w:rPr>
                <w:rFonts w:ascii="Calibri" w:eastAsia="Times New Roman" w:hAnsi="Calibri" w:cs="Calibri"/>
                <w:color w:val="000000"/>
                <w:szCs w:val="22"/>
                <w:lang w:val="es-BO" w:eastAsia="es-BO"/>
              </w:rPr>
              <w:t>considerando al proyecto como un proyecto semi</w:t>
            </w:r>
            <w:r>
              <w:rPr>
                <w:rFonts w:ascii="Calibri" w:eastAsia="Times New Roman" w:hAnsi="Calibri" w:cs="Calibri"/>
                <w:color w:val="000000"/>
                <w:szCs w:val="22"/>
                <w:lang w:val="es-BO" w:eastAsia="es-BO"/>
              </w:rPr>
              <w:t>a</w:t>
            </w:r>
            <w:r w:rsidRPr="006D6A79">
              <w:rPr>
                <w:rFonts w:ascii="Calibri" w:eastAsia="Times New Roman" w:hAnsi="Calibri" w:cs="Calibri"/>
                <w:color w:val="000000"/>
                <w:szCs w:val="22"/>
                <w:lang w:val="es-BO" w:eastAsia="es-BO"/>
              </w:rPr>
              <w:t>cop</w:t>
            </w:r>
            <w:r>
              <w:rPr>
                <w:rFonts w:ascii="Calibri" w:eastAsia="Times New Roman" w:hAnsi="Calibri" w:cs="Calibri"/>
                <w:color w:val="000000"/>
                <w:szCs w:val="22"/>
                <w:lang w:val="es-BO" w:eastAsia="es-BO"/>
              </w:rPr>
              <w:t>l</w:t>
            </w:r>
            <w:r w:rsidRPr="006D6A79">
              <w:rPr>
                <w:rFonts w:ascii="Calibri" w:eastAsia="Times New Roman" w:hAnsi="Calibri" w:cs="Calibri"/>
                <w:color w:val="000000"/>
                <w:szCs w:val="22"/>
                <w:lang w:val="es-BO" w:eastAsia="es-BO"/>
              </w:rPr>
              <w:t>ado se tiene:</w:t>
            </w:r>
          </w:p>
        </w:tc>
        <w:tc>
          <w:tcPr>
            <w:tcW w:w="1099" w:type="dxa"/>
            <w:noWrap/>
            <w:hideMark/>
          </w:tcPr>
          <w:p w14:paraId="6B04AAF3" w14:textId="77777777" w:rsidR="006D6A79" w:rsidRPr="006D6A79" w:rsidRDefault="006D6A79" w:rsidP="006D6A7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
        </w:tc>
      </w:tr>
      <w:tr w:rsidR="006D6A79" w:rsidRPr="0093149C" w14:paraId="19DC1F1A" w14:textId="77777777" w:rsidTr="006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29" w:type="dxa"/>
            <w:gridSpan w:val="2"/>
            <w:noWrap/>
            <w:hideMark/>
          </w:tcPr>
          <w:p w14:paraId="1E620ECC" w14:textId="5041E15E" w:rsidR="006D6A79" w:rsidRPr="006D6A79" w:rsidRDefault="006D6A79" w:rsidP="006D6A79">
            <w:pPr>
              <w:spacing w:line="240" w:lineRule="auto"/>
              <w:rPr>
                <w:rFonts w:ascii="Calibri" w:eastAsia="Times New Roman" w:hAnsi="Calibri" w:cs="Calibri"/>
                <w:color w:val="4472C4" w:themeColor="accent5"/>
                <w:szCs w:val="22"/>
                <w:lang w:val="es-BO" w:eastAsia="es-BO"/>
              </w:rPr>
            </w:pPr>
            <w:r w:rsidRPr="006D6A79">
              <w:rPr>
                <w:rFonts w:ascii="Calibri" w:eastAsia="Times New Roman" w:hAnsi="Calibri" w:cs="Calibri"/>
                <w:color w:val="4472C4" w:themeColor="accent5"/>
                <w:szCs w:val="22"/>
                <w:lang w:val="es-BO" w:eastAsia="es-BO"/>
              </w:rPr>
              <w:t xml:space="preserve">Tipo de proyecto:        ab       </w:t>
            </w:r>
            <w:proofErr w:type="spellStart"/>
            <w:r w:rsidRPr="006D6A79">
              <w:rPr>
                <w:rFonts w:ascii="Calibri" w:eastAsia="Times New Roman" w:hAnsi="Calibri" w:cs="Calibri"/>
                <w:color w:val="4472C4" w:themeColor="accent5"/>
                <w:szCs w:val="22"/>
                <w:lang w:val="es-BO" w:eastAsia="es-BO"/>
              </w:rPr>
              <w:t>bb</w:t>
            </w:r>
            <w:proofErr w:type="spellEnd"/>
            <w:r w:rsidRPr="006D6A79">
              <w:rPr>
                <w:rFonts w:ascii="Calibri" w:eastAsia="Times New Roman" w:hAnsi="Calibri" w:cs="Calibri"/>
                <w:color w:val="4472C4" w:themeColor="accent5"/>
                <w:szCs w:val="22"/>
                <w:lang w:val="es-BO" w:eastAsia="es-BO"/>
              </w:rPr>
              <w:t xml:space="preserve">        </w:t>
            </w:r>
            <w:proofErr w:type="spellStart"/>
            <w:r w:rsidRPr="006D6A79">
              <w:rPr>
                <w:rFonts w:ascii="Calibri" w:eastAsia="Times New Roman" w:hAnsi="Calibri" w:cs="Calibri"/>
                <w:color w:val="4472C4" w:themeColor="accent5"/>
                <w:szCs w:val="22"/>
                <w:lang w:val="es-BO" w:eastAsia="es-BO"/>
              </w:rPr>
              <w:t>cb</w:t>
            </w:r>
            <w:proofErr w:type="spellEnd"/>
            <w:r w:rsidRPr="006D6A79">
              <w:rPr>
                <w:rFonts w:ascii="Calibri" w:eastAsia="Times New Roman" w:hAnsi="Calibri" w:cs="Calibri"/>
                <w:color w:val="4472C4" w:themeColor="accent5"/>
                <w:szCs w:val="22"/>
                <w:lang w:val="es-BO" w:eastAsia="es-BO"/>
              </w:rPr>
              <w:t xml:space="preserve">         </w:t>
            </w:r>
            <w:proofErr w:type="spellStart"/>
            <w:r w:rsidRPr="006D6A79">
              <w:rPr>
                <w:rFonts w:ascii="Calibri" w:eastAsia="Times New Roman" w:hAnsi="Calibri" w:cs="Calibri"/>
                <w:color w:val="4472C4" w:themeColor="accent5"/>
                <w:szCs w:val="22"/>
                <w:lang w:val="es-BO" w:eastAsia="es-BO"/>
              </w:rPr>
              <w:t>db</w:t>
            </w:r>
            <w:proofErr w:type="spellEnd"/>
          </w:p>
        </w:tc>
        <w:tc>
          <w:tcPr>
            <w:tcW w:w="1099" w:type="dxa"/>
            <w:noWrap/>
            <w:hideMark/>
          </w:tcPr>
          <w:p w14:paraId="32DE6BD8" w14:textId="77777777" w:rsidR="006D6A79" w:rsidRPr="006D6A79" w:rsidRDefault="006D6A79" w:rsidP="006D6A7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
        </w:tc>
      </w:tr>
      <w:tr w:rsidR="006D6A79" w:rsidRPr="006D6A79" w14:paraId="0ACCFD3C" w14:textId="77777777" w:rsidTr="006D6A79">
        <w:trPr>
          <w:trHeight w:val="300"/>
        </w:trPr>
        <w:tc>
          <w:tcPr>
            <w:cnfStyle w:val="001000000000" w:firstRow="0" w:lastRow="0" w:firstColumn="1" w:lastColumn="0" w:oddVBand="0" w:evenVBand="0" w:oddHBand="0" w:evenHBand="0" w:firstRowFirstColumn="0" w:firstRowLastColumn="0" w:lastRowFirstColumn="0" w:lastRowLastColumn="0"/>
            <w:tcW w:w="6629" w:type="dxa"/>
            <w:gridSpan w:val="2"/>
            <w:noWrap/>
            <w:hideMark/>
          </w:tcPr>
          <w:p w14:paraId="2CA1F5EC" w14:textId="2049A07D" w:rsidR="006D6A79" w:rsidRPr="006D6A79" w:rsidRDefault="006D6A79" w:rsidP="006D6A79">
            <w:pPr>
              <w:spacing w:line="240" w:lineRule="auto"/>
              <w:rPr>
                <w:rFonts w:ascii="Calibri" w:eastAsia="Times New Roman" w:hAnsi="Calibri" w:cs="Calibri"/>
                <w:color w:val="4472C4" w:themeColor="accent5"/>
                <w:szCs w:val="22"/>
                <w:lang w:val="es-BO" w:eastAsia="es-BO"/>
              </w:rPr>
            </w:pPr>
            <w:r w:rsidRPr="006D6A79">
              <w:rPr>
                <w:rFonts w:ascii="Calibri" w:eastAsia="Times New Roman" w:hAnsi="Calibri" w:cs="Calibri"/>
                <w:color w:val="4472C4" w:themeColor="accent5"/>
                <w:szCs w:val="22"/>
                <w:lang w:val="es-BO" w:eastAsia="es-BO"/>
              </w:rPr>
              <w:t xml:space="preserve">Empotrado:                  3.6      1.2       2.5      0.32 </w:t>
            </w:r>
          </w:p>
        </w:tc>
        <w:tc>
          <w:tcPr>
            <w:tcW w:w="1099" w:type="dxa"/>
            <w:noWrap/>
            <w:hideMark/>
          </w:tcPr>
          <w:p w14:paraId="5C643187" w14:textId="77777777" w:rsidR="006D6A79" w:rsidRPr="006D6A79" w:rsidRDefault="006D6A79" w:rsidP="006D6A79">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
        </w:tc>
      </w:tr>
      <w:tr w:rsidR="006D6A79" w:rsidRPr="006D6A79" w14:paraId="311377A2" w14:textId="77777777" w:rsidTr="006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33" w:type="dxa"/>
            <w:noWrap/>
            <w:hideMark/>
          </w:tcPr>
          <w:p w14:paraId="751B9D91" w14:textId="55CE59E7" w:rsidR="006D6A79" w:rsidRPr="006D6A79" w:rsidRDefault="006D6A79" w:rsidP="006D6A79">
            <w:pPr>
              <w:spacing w:line="240" w:lineRule="auto"/>
              <w:rPr>
                <w:rFonts w:ascii="Calibri" w:eastAsia="Times New Roman" w:hAnsi="Calibri" w:cs="Calibri"/>
                <w:color w:val="000000"/>
                <w:szCs w:val="22"/>
                <w:lang w:val="es-BO" w:eastAsia="es-BO"/>
              </w:rPr>
            </w:pPr>
            <w:r w:rsidRPr="006D6A79">
              <w:rPr>
                <w:rFonts w:ascii="Calibri" w:eastAsia="Times New Roman" w:hAnsi="Calibri" w:cs="Calibri"/>
                <w:color w:val="000000"/>
                <w:szCs w:val="22"/>
                <w:lang w:val="es-BO" w:eastAsia="es-BO"/>
              </w:rPr>
              <w:t>esfuerzo = 3,0*(PC (real)) ^1.2.</w:t>
            </w:r>
          </w:p>
        </w:tc>
        <w:tc>
          <w:tcPr>
            <w:tcW w:w="996" w:type="dxa"/>
            <w:noWrap/>
            <w:hideMark/>
          </w:tcPr>
          <w:p w14:paraId="3F78BB69" w14:textId="77777777" w:rsidR="006D6A79" w:rsidRPr="006D6A79" w:rsidRDefault="006D6A79" w:rsidP="006D6A79">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p>
        </w:tc>
        <w:tc>
          <w:tcPr>
            <w:tcW w:w="1099" w:type="dxa"/>
            <w:noWrap/>
            <w:hideMark/>
          </w:tcPr>
          <w:p w14:paraId="15BA8F2D" w14:textId="77777777" w:rsidR="006D6A79" w:rsidRPr="006D6A79" w:rsidRDefault="006D6A79" w:rsidP="006D6A7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val="es-BO" w:eastAsia="es-BO"/>
              </w:rPr>
            </w:pPr>
          </w:p>
        </w:tc>
      </w:tr>
      <w:tr w:rsidR="006D6A79" w:rsidRPr="006D6A79" w14:paraId="4A4DAD94" w14:textId="77777777" w:rsidTr="006D6A79">
        <w:trPr>
          <w:trHeight w:val="300"/>
        </w:trPr>
        <w:tc>
          <w:tcPr>
            <w:cnfStyle w:val="001000000000" w:firstRow="0" w:lastRow="0" w:firstColumn="1" w:lastColumn="0" w:oddVBand="0" w:evenVBand="0" w:oddHBand="0" w:evenHBand="0" w:firstRowFirstColumn="0" w:firstRowLastColumn="0" w:lastRowFirstColumn="0" w:lastRowLastColumn="0"/>
            <w:tcW w:w="5633" w:type="dxa"/>
            <w:noWrap/>
            <w:hideMark/>
          </w:tcPr>
          <w:p w14:paraId="52E143DD" w14:textId="77777777" w:rsidR="006D6A79" w:rsidRPr="006D6A79" w:rsidRDefault="006D6A79" w:rsidP="006D6A79">
            <w:pPr>
              <w:spacing w:line="240" w:lineRule="auto"/>
              <w:rPr>
                <w:rFonts w:eastAsia="Times New Roman" w:cs="Times New Roman"/>
                <w:sz w:val="20"/>
                <w:lang w:val="es-BO" w:eastAsia="es-BO"/>
              </w:rPr>
            </w:pPr>
          </w:p>
        </w:tc>
        <w:tc>
          <w:tcPr>
            <w:tcW w:w="996" w:type="dxa"/>
            <w:noWrap/>
            <w:hideMark/>
          </w:tcPr>
          <w:p w14:paraId="26F5501A" w14:textId="77777777" w:rsidR="006D6A79" w:rsidRPr="006D6A79" w:rsidRDefault="006D6A79" w:rsidP="006D6A7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6D6A79">
              <w:rPr>
                <w:rFonts w:ascii="Calibri" w:eastAsia="Times New Roman" w:hAnsi="Calibri" w:cs="Calibri"/>
                <w:color w:val="000000"/>
                <w:szCs w:val="22"/>
                <w:lang w:val="es-BO" w:eastAsia="es-BO"/>
              </w:rPr>
              <w:t xml:space="preserve">esfuerzo= </w:t>
            </w:r>
          </w:p>
        </w:tc>
        <w:tc>
          <w:tcPr>
            <w:tcW w:w="1099" w:type="dxa"/>
            <w:noWrap/>
            <w:hideMark/>
          </w:tcPr>
          <w:p w14:paraId="2C0EAE9E" w14:textId="30FB48E0" w:rsidR="006D6A79" w:rsidRPr="006D6A79" w:rsidRDefault="006D6A79" w:rsidP="006D6A7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6D6A79">
              <w:rPr>
                <w:rFonts w:ascii="Calibri" w:eastAsia="Times New Roman" w:hAnsi="Calibri" w:cs="Calibri"/>
                <w:b/>
                <w:bCs/>
                <w:color w:val="000000"/>
                <w:szCs w:val="22"/>
                <w:lang w:eastAsia="es-BO"/>
              </w:rPr>
              <w:t>293.13</w:t>
            </w:r>
          </w:p>
        </w:tc>
      </w:tr>
      <w:tr w:rsidR="006D6A79" w:rsidRPr="006D6A79" w14:paraId="29831B6A" w14:textId="77777777" w:rsidTr="006D6A7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29" w:type="dxa"/>
            <w:gridSpan w:val="2"/>
            <w:noWrap/>
            <w:hideMark/>
          </w:tcPr>
          <w:p w14:paraId="2108D9DD" w14:textId="0CDB15DE" w:rsidR="006D6A79" w:rsidRPr="006D6A79" w:rsidRDefault="006D6A79" w:rsidP="006D6A79">
            <w:pPr>
              <w:spacing w:line="240" w:lineRule="auto"/>
              <w:jc w:val="right"/>
              <w:rPr>
                <w:rFonts w:ascii="Calibri" w:eastAsia="Times New Roman" w:hAnsi="Calibri" w:cs="Calibri"/>
                <w:color w:val="000000"/>
                <w:szCs w:val="22"/>
                <w:lang w:val="es-BO" w:eastAsia="es-BO"/>
              </w:rPr>
            </w:pPr>
            <w:r w:rsidRPr="006D6A79">
              <w:rPr>
                <w:rFonts w:ascii="Calibri" w:eastAsia="Times New Roman" w:hAnsi="Calibri" w:cs="Calibri"/>
                <w:color w:val="000000"/>
                <w:szCs w:val="22"/>
                <w:lang w:val="es-BO" w:eastAsia="es-BO"/>
              </w:rPr>
              <w:t>duración=2,5*(esfuerzo)^0,3=</w:t>
            </w:r>
          </w:p>
        </w:tc>
        <w:tc>
          <w:tcPr>
            <w:tcW w:w="1099" w:type="dxa"/>
            <w:noWrap/>
            <w:hideMark/>
          </w:tcPr>
          <w:p w14:paraId="6B9AB79E" w14:textId="1E0546B5" w:rsidR="006D6A79" w:rsidRPr="006D6A79" w:rsidRDefault="006D6A79" w:rsidP="006D6A7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Pr>
                <w:rFonts w:ascii="Calibri" w:eastAsia="Times New Roman" w:hAnsi="Calibri" w:cs="Calibri"/>
                <w:b/>
                <w:bCs/>
                <w:color w:val="000000"/>
                <w:szCs w:val="22"/>
                <w:lang w:eastAsia="es-BO"/>
              </w:rPr>
              <w:t>13.72</w:t>
            </w:r>
          </w:p>
        </w:tc>
      </w:tr>
      <w:tr w:rsidR="006D6A79" w:rsidRPr="0093149C" w14:paraId="76329CCF" w14:textId="77777777" w:rsidTr="006D6A79">
        <w:trPr>
          <w:trHeight w:val="300"/>
        </w:trPr>
        <w:tc>
          <w:tcPr>
            <w:cnfStyle w:val="001000000000" w:firstRow="0" w:lastRow="0" w:firstColumn="1" w:lastColumn="0" w:oddVBand="0" w:evenVBand="0" w:oddHBand="0" w:evenHBand="0" w:firstRowFirstColumn="0" w:firstRowLastColumn="0" w:lastRowFirstColumn="0" w:lastRowLastColumn="0"/>
            <w:tcW w:w="6629" w:type="dxa"/>
            <w:gridSpan w:val="2"/>
            <w:noWrap/>
            <w:hideMark/>
          </w:tcPr>
          <w:p w14:paraId="25BF8475" w14:textId="682DB473" w:rsidR="006D6A79" w:rsidRPr="006D6A79" w:rsidRDefault="006D6A79" w:rsidP="006D6A79">
            <w:pPr>
              <w:spacing w:line="240" w:lineRule="auto"/>
              <w:rPr>
                <w:rFonts w:ascii="Calibri" w:eastAsia="Times New Roman" w:hAnsi="Calibri" w:cs="Calibri"/>
                <w:color w:val="000000"/>
                <w:szCs w:val="22"/>
                <w:lang w:val="es-BO" w:eastAsia="es-BO"/>
              </w:rPr>
            </w:pPr>
            <w:r w:rsidRPr="006D6A79">
              <w:rPr>
                <w:rFonts w:ascii="Calibri" w:eastAsia="Times New Roman" w:hAnsi="Calibri" w:cs="Calibri"/>
                <w:color w:val="000000"/>
                <w:szCs w:val="22"/>
                <w:lang w:val="es-BO" w:eastAsia="es-BO"/>
              </w:rPr>
              <w:t>donde la duración del proyecto es de</w:t>
            </w:r>
            <w:r>
              <w:rPr>
                <w:rFonts w:ascii="Calibri" w:eastAsia="Times New Roman" w:hAnsi="Calibri" w:cs="Calibri"/>
                <w:color w:val="000000"/>
                <w:szCs w:val="22"/>
                <w:lang w:val="es-BO" w:eastAsia="es-BO"/>
              </w:rPr>
              <w:t xml:space="preserve"> 14</w:t>
            </w:r>
            <w:r w:rsidRPr="006D6A79">
              <w:rPr>
                <w:rFonts w:ascii="Calibri" w:eastAsia="Times New Roman" w:hAnsi="Calibri" w:cs="Calibri"/>
                <w:color w:val="000000"/>
                <w:szCs w:val="22"/>
                <w:lang w:val="es-BO" w:eastAsia="es-BO"/>
              </w:rPr>
              <w:t xml:space="preserve"> semanas</w:t>
            </w:r>
          </w:p>
        </w:tc>
        <w:tc>
          <w:tcPr>
            <w:tcW w:w="1099" w:type="dxa"/>
            <w:noWrap/>
            <w:hideMark/>
          </w:tcPr>
          <w:p w14:paraId="3F4932E7" w14:textId="77777777" w:rsidR="006D6A79" w:rsidRPr="006D6A79" w:rsidRDefault="006D6A79" w:rsidP="006D6A79">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
        </w:tc>
      </w:tr>
    </w:tbl>
    <w:p w14:paraId="7147BF17" w14:textId="77777777" w:rsidR="00220A69" w:rsidRDefault="00220A69" w:rsidP="00DD0279">
      <w:pPr>
        <w:rPr>
          <w:rFonts w:ascii="Arial" w:hAnsi="Arial" w:cs="Arial"/>
          <w:b/>
          <w:bCs/>
          <w:lang w:val="es-BO"/>
        </w:rPr>
      </w:pPr>
    </w:p>
    <w:p w14:paraId="43CACE4D" w14:textId="77777777" w:rsidR="00857DD7" w:rsidRDefault="00857DD7" w:rsidP="00DD0279">
      <w:pPr>
        <w:rPr>
          <w:rFonts w:ascii="Arial" w:hAnsi="Arial" w:cs="Arial"/>
          <w:b/>
          <w:bCs/>
          <w:lang w:val="es-BO"/>
        </w:rPr>
      </w:pPr>
    </w:p>
    <w:p w14:paraId="6B70AA78" w14:textId="77777777" w:rsidR="00857DD7" w:rsidRDefault="00857DD7" w:rsidP="00DD0279">
      <w:pPr>
        <w:rPr>
          <w:rFonts w:ascii="Arial" w:hAnsi="Arial" w:cs="Arial"/>
          <w:b/>
          <w:bCs/>
          <w:lang w:val="es-BO"/>
        </w:rPr>
      </w:pPr>
    </w:p>
    <w:tbl>
      <w:tblPr>
        <w:tblStyle w:val="Tablaconcuadrcula4-nfasis6"/>
        <w:tblW w:w="8938" w:type="dxa"/>
        <w:tblLook w:val="04A0" w:firstRow="1" w:lastRow="0" w:firstColumn="1" w:lastColumn="0" w:noHBand="0" w:noVBand="1"/>
      </w:tblPr>
      <w:tblGrid>
        <w:gridCol w:w="6344"/>
        <w:gridCol w:w="266"/>
        <w:gridCol w:w="266"/>
        <w:gridCol w:w="2062"/>
      </w:tblGrid>
      <w:tr w:rsidR="00857DD7" w:rsidRPr="00857DD7" w14:paraId="001796E7" w14:textId="77777777" w:rsidTr="00857DD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938" w:type="dxa"/>
            <w:gridSpan w:val="4"/>
            <w:noWrap/>
            <w:hideMark/>
          </w:tcPr>
          <w:p w14:paraId="4E7F2E14" w14:textId="77777777" w:rsidR="00857DD7" w:rsidRPr="00857DD7" w:rsidRDefault="00857DD7" w:rsidP="00857DD7">
            <w:pPr>
              <w:spacing w:line="240" w:lineRule="auto"/>
              <w:jc w:val="center"/>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CALCULO DEL COSTO SIA</w:t>
            </w:r>
          </w:p>
        </w:tc>
      </w:tr>
      <w:tr w:rsidR="00857DD7" w:rsidRPr="0093149C" w14:paraId="34C70B20" w14:textId="77777777" w:rsidTr="00857DD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876" w:type="dxa"/>
            <w:gridSpan w:val="3"/>
            <w:vMerge w:val="restart"/>
            <w:hideMark/>
          </w:tcPr>
          <w:p w14:paraId="2404CE7F" w14:textId="2B41BB2C" w:rsidR="00857DD7" w:rsidRPr="00857DD7" w:rsidRDefault="00857DD7" w:rsidP="00857DD7">
            <w:pPr>
              <w:spacing w:line="240" w:lineRule="auto"/>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 xml:space="preserve"> Para analizar el cálculo del desarrollo del SIA se debe primero establecer un conjunto de métricas como:</w:t>
            </w:r>
          </w:p>
        </w:tc>
        <w:tc>
          <w:tcPr>
            <w:tcW w:w="2062" w:type="dxa"/>
            <w:vMerge w:val="restart"/>
            <w:noWrap/>
            <w:hideMark/>
          </w:tcPr>
          <w:p w14:paraId="6772A8EA" w14:textId="77777777" w:rsidR="00857DD7" w:rsidRPr="00857DD7" w:rsidRDefault="00857DD7" w:rsidP="00857DD7">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 </w:t>
            </w:r>
          </w:p>
        </w:tc>
      </w:tr>
      <w:tr w:rsidR="00857DD7" w:rsidRPr="0093149C" w14:paraId="45A6746A" w14:textId="77777777" w:rsidTr="00857DD7">
        <w:trPr>
          <w:trHeight w:val="315"/>
        </w:trPr>
        <w:tc>
          <w:tcPr>
            <w:cnfStyle w:val="001000000000" w:firstRow="0" w:lastRow="0" w:firstColumn="1" w:lastColumn="0" w:oddVBand="0" w:evenVBand="0" w:oddHBand="0" w:evenHBand="0" w:firstRowFirstColumn="0" w:firstRowLastColumn="0" w:lastRowFirstColumn="0" w:lastRowLastColumn="0"/>
            <w:tcW w:w="6876" w:type="dxa"/>
            <w:gridSpan w:val="3"/>
            <w:vMerge/>
            <w:hideMark/>
          </w:tcPr>
          <w:p w14:paraId="5302969A" w14:textId="77777777" w:rsidR="00857DD7" w:rsidRPr="00857DD7" w:rsidRDefault="00857DD7" w:rsidP="00857DD7">
            <w:pPr>
              <w:spacing w:line="240" w:lineRule="auto"/>
              <w:rPr>
                <w:rFonts w:ascii="Calibri" w:eastAsia="Times New Roman" w:hAnsi="Calibri" w:cs="Calibri"/>
                <w:color w:val="000000"/>
                <w:szCs w:val="22"/>
                <w:lang w:val="es-BO" w:eastAsia="es-BO"/>
              </w:rPr>
            </w:pPr>
          </w:p>
        </w:tc>
        <w:tc>
          <w:tcPr>
            <w:tcW w:w="2062" w:type="dxa"/>
            <w:vMerge/>
            <w:hideMark/>
          </w:tcPr>
          <w:p w14:paraId="255872D4" w14:textId="77777777" w:rsidR="00857DD7" w:rsidRPr="00857DD7" w:rsidRDefault="00857DD7" w:rsidP="00857DD7">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p>
        </w:tc>
      </w:tr>
      <w:tr w:rsidR="00857DD7" w:rsidRPr="0093149C" w14:paraId="4089EB4B" w14:textId="77777777" w:rsidTr="00857DD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938" w:type="dxa"/>
            <w:gridSpan w:val="4"/>
            <w:noWrap/>
            <w:hideMark/>
          </w:tcPr>
          <w:p w14:paraId="1DCCD197" w14:textId="77777777" w:rsidR="00857DD7" w:rsidRPr="00857DD7" w:rsidRDefault="00857DD7" w:rsidP="00857DD7">
            <w:pPr>
              <w:spacing w:line="240" w:lineRule="auto"/>
              <w:jc w:val="center"/>
              <w:rPr>
                <w:rFonts w:ascii="Calibri" w:eastAsia="Times New Roman" w:hAnsi="Calibri" w:cs="Calibri"/>
                <w:color w:val="4472C4" w:themeColor="accent5"/>
                <w:szCs w:val="22"/>
                <w:lang w:val="es-BO" w:eastAsia="es-BO"/>
              </w:rPr>
            </w:pPr>
            <w:r w:rsidRPr="00857DD7">
              <w:rPr>
                <w:rFonts w:ascii="Calibri" w:eastAsia="Times New Roman" w:hAnsi="Calibri" w:cs="Calibri"/>
                <w:color w:val="4472C4" w:themeColor="accent5"/>
                <w:szCs w:val="22"/>
                <w:lang w:val="es-BO" w:eastAsia="es-BO"/>
              </w:rPr>
              <w:t>Productividad = capacidad de desarrollo por unidad de tiempo</w:t>
            </w:r>
          </w:p>
        </w:tc>
      </w:tr>
      <w:tr w:rsidR="00857DD7" w:rsidRPr="0093149C" w14:paraId="4E626282" w14:textId="77777777" w:rsidTr="00857DD7">
        <w:trPr>
          <w:trHeight w:val="300"/>
        </w:trPr>
        <w:tc>
          <w:tcPr>
            <w:cnfStyle w:val="001000000000" w:firstRow="0" w:lastRow="0" w:firstColumn="1" w:lastColumn="0" w:oddVBand="0" w:evenVBand="0" w:oddHBand="0" w:evenHBand="0" w:firstRowFirstColumn="0" w:firstRowLastColumn="0" w:lastRowFirstColumn="0" w:lastRowLastColumn="0"/>
            <w:tcW w:w="6876" w:type="dxa"/>
            <w:gridSpan w:val="3"/>
            <w:vMerge w:val="restart"/>
            <w:hideMark/>
          </w:tcPr>
          <w:p w14:paraId="06146D66" w14:textId="4F80543B" w:rsidR="00857DD7" w:rsidRPr="00857DD7" w:rsidRDefault="00857DD7" w:rsidP="00857DD7">
            <w:pPr>
              <w:spacing w:line="240" w:lineRule="auto"/>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Donde la Productividad al tratarse de un equipo de desarrollo se aplicará el Ve</w:t>
            </w:r>
          </w:p>
        </w:tc>
        <w:tc>
          <w:tcPr>
            <w:tcW w:w="2062" w:type="dxa"/>
            <w:noWrap/>
            <w:hideMark/>
          </w:tcPr>
          <w:p w14:paraId="58B58AAA" w14:textId="77777777" w:rsidR="00857DD7" w:rsidRPr="00857DD7" w:rsidRDefault="00857DD7" w:rsidP="00857DD7">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 </w:t>
            </w:r>
          </w:p>
        </w:tc>
      </w:tr>
      <w:tr w:rsidR="00857DD7" w:rsidRPr="0093149C" w14:paraId="37F44C22" w14:textId="77777777" w:rsidTr="00857DD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876" w:type="dxa"/>
            <w:gridSpan w:val="3"/>
            <w:vMerge/>
            <w:hideMark/>
          </w:tcPr>
          <w:p w14:paraId="2F69F9DB" w14:textId="77777777" w:rsidR="00857DD7" w:rsidRPr="00857DD7" w:rsidRDefault="00857DD7" w:rsidP="00857DD7">
            <w:pPr>
              <w:spacing w:line="240" w:lineRule="auto"/>
              <w:rPr>
                <w:rFonts w:ascii="Calibri" w:eastAsia="Times New Roman" w:hAnsi="Calibri" w:cs="Calibri"/>
                <w:color w:val="000000"/>
                <w:szCs w:val="22"/>
                <w:lang w:val="es-BO" w:eastAsia="es-BO"/>
              </w:rPr>
            </w:pPr>
          </w:p>
        </w:tc>
        <w:tc>
          <w:tcPr>
            <w:tcW w:w="2062" w:type="dxa"/>
            <w:noWrap/>
            <w:hideMark/>
          </w:tcPr>
          <w:p w14:paraId="0FA31E3A" w14:textId="77777777" w:rsidR="00857DD7" w:rsidRPr="00857DD7" w:rsidRDefault="00857DD7" w:rsidP="00857DD7">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 </w:t>
            </w:r>
          </w:p>
        </w:tc>
      </w:tr>
      <w:tr w:rsidR="00857DD7" w:rsidRPr="00857DD7" w14:paraId="68B84DBA" w14:textId="77777777" w:rsidTr="00857DD7">
        <w:trPr>
          <w:trHeight w:val="315"/>
        </w:trPr>
        <w:tc>
          <w:tcPr>
            <w:cnfStyle w:val="001000000000" w:firstRow="0" w:lastRow="0" w:firstColumn="1" w:lastColumn="0" w:oddVBand="0" w:evenVBand="0" w:oddHBand="0" w:evenHBand="0" w:firstRowFirstColumn="0" w:firstRowLastColumn="0" w:lastRowFirstColumn="0" w:lastRowLastColumn="0"/>
            <w:tcW w:w="6876" w:type="dxa"/>
            <w:gridSpan w:val="3"/>
            <w:noWrap/>
            <w:hideMark/>
          </w:tcPr>
          <w:p w14:paraId="321977B7" w14:textId="77777777" w:rsidR="00857DD7" w:rsidRPr="00857DD7" w:rsidRDefault="00857DD7" w:rsidP="00857DD7">
            <w:pPr>
              <w:spacing w:line="240" w:lineRule="auto"/>
              <w:jc w:val="right"/>
              <w:rPr>
                <w:rFonts w:ascii="Calibri" w:eastAsia="Times New Roman" w:hAnsi="Calibri" w:cs="Calibri"/>
                <w:color w:val="4472C4" w:themeColor="accent5"/>
                <w:szCs w:val="22"/>
                <w:lang w:val="es-BO" w:eastAsia="es-BO"/>
              </w:rPr>
            </w:pPr>
            <w:r w:rsidRPr="00857DD7">
              <w:rPr>
                <w:rFonts w:ascii="Calibri" w:eastAsia="Times New Roman" w:hAnsi="Calibri" w:cs="Calibri"/>
                <w:color w:val="4472C4" w:themeColor="accent5"/>
                <w:szCs w:val="22"/>
                <w:lang w:val="es-BO" w:eastAsia="es-BO"/>
              </w:rPr>
              <w:t>Productividad =</w:t>
            </w:r>
          </w:p>
        </w:tc>
        <w:tc>
          <w:tcPr>
            <w:tcW w:w="2062" w:type="dxa"/>
            <w:noWrap/>
            <w:hideMark/>
          </w:tcPr>
          <w:p w14:paraId="16126646" w14:textId="77777777" w:rsidR="00857DD7" w:rsidRPr="00857DD7" w:rsidRDefault="00857DD7" w:rsidP="00857DD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72C4" w:themeColor="accent5"/>
                <w:szCs w:val="22"/>
                <w:lang w:val="es-BO" w:eastAsia="es-BO"/>
              </w:rPr>
            </w:pPr>
            <w:r w:rsidRPr="00857DD7">
              <w:rPr>
                <w:rFonts w:ascii="Calibri" w:eastAsia="Times New Roman" w:hAnsi="Calibri" w:cs="Calibri"/>
                <w:color w:val="4472C4" w:themeColor="accent5"/>
                <w:szCs w:val="22"/>
                <w:lang w:val="es-BO" w:eastAsia="es-BO"/>
              </w:rPr>
              <w:t>1</w:t>
            </w:r>
          </w:p>
        </w:tc>
      </w:tr>
      <w:tr w:rsidR="00857DD7" w:rsidRPr="00857DD7" w14:paraId="540B5CF5" w14:textId="77777777" w:rsidTr="00857DD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876" w:type="dxa"/>
            <w:gridSpan w:val="3"/>
            <w:noWrap/>
            <w:hideMark/>
          </w:tcPr>
          <w:p w14:paraId="018AB902" w14:textId="77777777" w:rsidR="00857DD7" w:rsidRPr="00857DD7" w:rsidRDefault="00857DD7" w:rsidP="00857DD7">
            <w:pPr>
              <w:spacing w:line="240" w:lineRule="auto"/>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Donde:</w:t>
            </w:r>
          </w:p>
        </w:tc>
        <w:tc>
          <w:tcPr>
            <w:tcW w:w="2062" w:type="dxa"/>
            <w:noWrap/>
            <w:hideMark/>
          </w:tcPr>
          <w:p w14:paraId="41E82C70" w14:textId="77777777" w:rsidR="00857DD7" w:rsidRPr="00857DD7" w:rsidRDefault="00857DD7" w:rsidP="00857DD7">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 </w:t>
            </w:r>
          </w:p>
        </w:tc>
      </w:tr>
      <w:tr w:rsidR="00857DD7" w:rsidRPr="0093149C" w14:paraId="2B11396A" w14:textId="77777777" w:rsidTr="00857DD7">
        <w:trPr>
          <w:trHeight w:val="315"/>
        </w:trPr>
        <w:tc>
          <w:tcPr>
            <w:cnfStyle w:val="001000000000" w:firstRow="0" w:lastRow="0" w:firstColumn="1" w:lastColumn="0" w:oddVBand="0" w:evenVBand="0" w:oddHBand="0" w:evenHBand="0" w:firstRowFirstColumn="0" w:firstRowLastColumn="0" w:lastRowFirstColumn="0" w:lastRowLastColumn="0"/>
            <w:tcW w:w="8938" w:type="dxa"/>
            <w:gridSpan w:val="4"/>
            <w:noWrap/>
            <w:hideMark/>
          </w:tcPr>
          <w:p w14:paraId="52FA0A1B" w14:textId="54FE23B9" w:rsidR="00857DD7" w:rsidRPr="00857DD7" w:rsidRDefault="00857DD7" w:rsidP="00857DD7">
            <w:pPr>
              <w:spacing w:line="240" w:lineRule="auto"/>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Línea Base: (Fuente Sueldos Instituciones Potosinas)</w:t>
            </w:r>
          </w:p>
        </w:tc>
      </w:tr>
      <w:tr w:rsidR="00857DD7" w:rsidRPr="00857DD7" w14:paraId="75BB29BF" w14:textId="77777777" w:rsidTr="00857DD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344" w:type="dxa"/>
            <w:noWrap/>
            <w:hideMark/>
          </w:tcPr>
          <w:p w14:paraId="4ED45C24" w14:textId="77777777" w:rsidR="00857DD7" w:rsidRPr="00857DD7" w:rsidRDefault="00857DD7" w:rsidP="00857DD7">
            <w:pPr>
              <w:spacing w:line="240" w:lineRule="auto"/>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(AAPOS: 3500 GADP:700 ENTEL: 4000)</w:t>
            </w:r>
          </w:p>
        </w:tc>
        <w:tc>
          <w:tcPr>
            <w:tcW w:w="266" w:type="dxa"/>
            <w:noWrap/>
            <w:hideMark/>
          </w:tcPr>
          <w:p w14:paraId="43DFB99A" w14:textId="77777777" w:rsidR="00857DD7" w:rsidRPr="00857DD7" w:rsidRDefault="00857DD7" w:rsidP="00857DD7">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 </w:t>
            </w:r>
          </w:p>
        </w:tc>
        <w:tc>
          <w:tcPr>
            <w:tcW w:w="266" w:type="dxa"/>
            <w:noWrap/>
            <w:hideMark/>
          </w:tcPr>
          <w:p w14:paraId="78E031B1" w14:textId="77777777" w:rsidR="00857DD7" w:rsidRPr="00857DD7" w:rsidRDefault="00857DD7" w:rsidP="00857DD7">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 </w:t>
            </w:r>
          </w:p>
        </w:tc>
        <w:tc>
          <w:tcPr>
            <w:tcW w:w="2062" w:type="dxa"/>
            <w:noWrap/>
            <w:hideMark/>
          </w:tcPr>
          <w:p w14:paraId="4BDF50F5" w14:textId="77777777" w:rsidR="00857DD7" w:rsidRPr="00857DD7" w:rsidRDefault="00857DD7" w:rsidP="00857DD7">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 </w:t>
            </w:r>
          </w:p>
        </w:tc>
      </w:tr>
      <w:tr w:rsidR="00857DD7" w:rsidRPr="00857DD7" w14:paraId="146B2764" w14:textId="77777777" w:rsidTr="00857DD7">
        <w:trPr>
          <w:trHeight w:val="300"/>
        </w:trPr>
        <w:tc>
          <w:tcPr>
            <w:cnfStyle w:val="001000000000" w:firstRow="0" w:lastRow="0" w:firstColumn="1" w:lastColumn="0" w:oddVBand="0" w:evenVBand="0" w:oddHBand="0" w:evenHBand="0" w:firstRowFirstColumn="0" w:firstRowLastColumn="0" w:lastRowFirstColumn="0" w:lastRowLastColumn="0"/>
            <w:tcW w:w="6876" w:type="dxa"/>
            <w:gridSpan w:val="3"/>
            <w:noWrap/>
            <w:hideMark/>
          </w:tcPr>
          <w:p w14:paraId="283D681E" w14:textId="48F2B53B" w:rsidR="00857DD7" w:rsidRPr="00857DD7" w:rsidRDefault="00857DD7" w:rsidP="00857DD7">
            <w:pPr>
              <w:spacing w:line="240" w:lineRule="auto"/>
              <w:jc w:val="right"/>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VE(Costo)= (3500+4*7000+4000) /6=</w:t>
            </w:r>
          </w:p>
        </w:tc>
        <w:tc>
          <w:tcPr>
            <w:tcW w:w="2062" w:type="dxa"/>
            <w:noWrap/>
            <w:hideMark/>
          </w:tcPr>
          <w:p w14:paraId="56D017BF" w14:textId="77777777" w:rsidR="00857DD7" w:rsidRPr="00857DD7" w:rsidRDefault="00857DD7" w:rsidP="00857DD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5916.7 Bs</w:t>
            </w:r>
          </w:p>
        </w:tc>
      </w:tr>
      <w:tr w:rsidR="00857DD7" w:rsidRPr="00857DD7" w14:paraId="2D39980A" w14:textId="77777777" w:rsidTr="00857D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76" w:type="dxa"/>
            <w:gridSpan w:val="3"/>
            <w:noWrap/>
            <w:hideMark/>
          </w:tcPr>
          <w:p w14:paraId="6DD2EEF5" w14:textId="77777777" w:rsidR="00857DD7" w:rsidRPr="00857DD7" w:rsidRDefault="00857DD7" w:rsidP="00857DD7">
            <w:pPr>
              <w:spacing w:line="240" w:lineRule="auto"/>
              <w:jc w:val="right"/>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Costo por PC=</w:t>
            </w:r>
          </w:p>
        </w:tc>
        <w:tc>
          <w:tcPr>
            <w:tcW w:w="2062" w:type="dxa"/>
            <w:noWrap/>
            <w:hideMark/>
          </w:tcPr>
          <w:p w14:paraId="50261FB8" w14:textId="77777777" w:rsidR="00857DD7" w:rsidRPr="00857DD7" w:rsidRDefault="00857DD7" w:rsidP="00857DD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val="es-BO" w:eastAsia="es-BO"/>
              </w:rPr>
            </w:pPr>
            <w:r w:rsidRPr="00857DD7">
              <w:rPr>
                <w:rFonts w:ascii="Calibri" w:eastAsia="Times New Roman" w:hAnsi="Calibri" w:cs="Calibri"/>
                <w:color w:val="000000"/>
                <w:szCs w:val="22"/>
                <w:lang w:val="es-BO" w:eastAsia="es-BO"/>
              </w:rPr>
              <w:t>2572.5 Bs</w:t>
            </w:r>
          </w:p>
        </w:tc>
      </w:tr>
      <w:tr w:rsidR="00857DD7" w:rsidRPr="00857DD7" w14:paraId="7AA0A999" w14:textId="77777777" w:rsidTr="00857DD7">
        <w:trPr>
          <w:trHeight w:val="300"/>
        </w:trPr>
        <w:tc>
          <w:tcPr>
            <w:cnfStyle w:val="001000000000" w:firstRow="0" w:lastRow="0" w:firstColumn="1" w:lastColumn="0" w:oddVBand="0" w:evenVBand="0" w:oddHBand="0" w:evenHBand="0" w:firstRowFirstColumn="0" w:firstRowLastColumn="0" w:lastRowFirstColumn="0" w:lastRowLastColumn="0"/>
            <w:tcW w:w="6876" w:type="dxa"/>
            <w:gridSpan w:val="3"/>
            <w:noWrap/>
            <w:hideMark/>
          </w:tcPr>
          <w:p w14:paraId="158A8B08" w14:textId="77777777" w:rsidR="00857DD7" w:rsidRPr="00857DD7" w:rsidRDefault="00857DD7" w:rsidP="00857DD7">
            <w:pPr>
              <w:spacing w:line="240" w:lineRule="auto"/>
              <w:jc w:val="right"/>
              <w:rPr>
                <w:rFonts w:ascii="Calibri" w:eastAsia="Times New Roman" w:hAnsi="Calibri" w:cs="Calibri"/>
                <w:color w:val="4472C4" w:themeColor="accent5"/>
                <w:szCs w:val="22"/>
                <w:lang w:val="es-BO" w:eastAsia="es-BO"/>
              </w:rPr>
            </w:pPr>
            <w:r w:rsidRPr="00857DD7">
              <w:rPr>
                <w:rFonts w:ascii="Calibri" w:eastAsia="Times New Roman" w:hAnsi="Calibri" w:cs="Calibri"/>
                <w:color w:val="4472C4" w:themeColor="accent5"/>
                <w:szCs w:val="22"/>
                <w:lang w:val="es-BO" w:eastAsia="es-BO"/>
              </w:rPr>
              <w:t>Finalmente, el Costo del SIA=</w:t>
            </w:r>
          </w:p>
        </w:tc>
        <w:tc>
          <w:tcPr>
            <w:tcW w:w="2062" w:type="dxa"/>
            <w:noWrap/>
            <w:hideMark/>
          </w:tcPr>
          <w:p w14:paraId="7F046BBF" w14:textId="77777777" w:rsidR="00857DD7" w:rsidRPr="00857DD7" w:rsidRDefault="00857DD7" w:rsidP="00857DD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472C4" w:themeColor="accent5"/>
                <w:szCs w:val="22"/>
                <w:lang w:val="es-BO" w:eastAsia="es-BO"/>
              </w:rPr>
            </w:pPr>
            <w:r w:rsidRPr="00857DD7">
              <w:rPr>
                <w:rFonts w:ascii="Calibri" w:eastAsia="Times New Roman" w:hAnsi="Calibri" w:cs="Calibri"/>
                <w:color w:val="4472C4" w:themeColor="accent5"/>
                <w:szCs w:val="22"/>
                <w:lang w:val="es-BO" w:eastAsia="es-BO"/>
              </w:rPr>
              <w:t>153146.1 Bs</w:t>
            </w:r>
          </w:p>
        </w:tc>
      </w:tr>
    </w:tbl>
    <w:p w14:paraId="35DE0B53" w14:textId="77777777" w:rsidR="00857DD7" w:rsidRPr="00A576F3" w:rsidRDefault="00857DD7" w:rsidP="00DD0279">
      <w:pPr>
        <w:rPr>
          <w:rFonts w:ascii="Arial" w:hAnsi="Arial" w:cs="Arial"/>
          <w:b/>
          <w:bCs/>
          <w:lang w:val="es-BO"/>
        </w:rPr>
      </w:pPr>
    </w:p>
    <w:sectPr w:rsidR="00857DD7" w:rsidRPr="00A576F3" w:rsidSect="00274449">
      <w:pgSz w:w="12240" w:h="15840"/>
      <w:pgMar w:top="1440" w:right="1134" w:bottom="1440" w:left="1440" w:header="720" w:footer="720" w:gutter="0"/>
      <w:cols w:space="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4" w:author="Hidekair" w:date="2024-09-24T10:58:00Z" w:initials="H">
    <w:p w14:paraId="522C99AC" w14:textId="16006AB0" w:rsidR="00A331E5" w:rsidRDefault="00A331E5">
      <w:pPr>
        <w:pStyle w:val="Textocomentario"/>
      </w:pPr>
      <w:r>
        <w:rPr>
          <w:rStyle w:val="Refdecomentario"/>
        </w:rPr>
        <w:annotationRef/>
      </w:r>
      <w:r>
        <w:t>Antecedents de creacion de la UATF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22C99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2654FA0" w16cex:dateUtc="2024-09-24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22C99AC" w16cid:durableId="32654F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AB25D" w14:textId="77777777" w:rsidR="003A78B2" w:rsidRDefault="003A78B2">
      <w:pPr>
        <w:spacing w:line="240" w:lineRule="auto"/>
      </w:pPr>
      <w:r>
        <w:separator/>
      </w:r>
    </w:p>
  </w:endnote>
  <w:endnote w:type="continuationSeparator" w:id="0">
    <w:p w14:paraId="04D9E1A8" w14:textId="77777777" w:rsidR="003A78B2" w:rsidRDefault="003A78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7F8D2" w14:textId="77777777" w:rsidR="00E43E3D" w:rsidRDefault="00E43E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E06A3" w14:textId="77777777" w:rsidR="003A78B2" w:rsidRDefault="003A78B2">
      <w:r>
        <w:separator/>
      </w:r>
    </w:p>
  </w:footnote>
  <w:footnote w:type="continuationSeparator" w:id="0">
    <w:p w14:paraId="09F5962E" w14:textId="77777777" w:rsidR="003A78B2" w:rsidRDefault="003A7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FFFFF7C"/>
    <w:lvl w:ilvl="0">
      <w:start w:val="1"/>
      <w:numFmt w:val="decimal"/>
      <w:pStyle w:val="Listaconnmeros5"/>
      <w:lvlText w:val="%1."/>
      <w:lvlJc w:val="left"/>
      <w:pPr>
        <w:tabs>
          <w:tab w:val="left" w:pos="2040"/>
        </w:tabs>
        <w:ind w:left="2040" w:hanging="360"/>
      </w:pPr>
    </w:lvl>
  </w:abstractNum>
  <w:abstractNum w:abstractNumId="1" w15:restartNumberingAfterBreak="0">
    <w:nsid w:val="FFFFFF7D"/>
    <w:multiLevelType w:val="singleLevel"/>
    <w:tmpl w:val="FFFFFF7D"/>
    <w:lvl w:ilvl="0">
      <w:start w:val="1"/>
      <w:numFmt w:val="decimal"/>
      <w:pStyle w:val="Listaconnmeros4"/>
      <w:lvlText w:val="%1."/>
      <w:lvlJc w:val="left"/>
      <w:pPr>
        <w:tabs>
          <w:tab w:val="left" w:pos="1620"/>
        </w:tabs>
        <w:ind w:left="1620" w:hanging="360"/>
      </w:pPr>
    </w:lvl>
  </w:abstractNum>
  <w:abstractNum w:abstractNumId="2" w15:restartNumberingAfterBreak="0">
    <w:nsid w:val="FFFFFF7E"/>
    <w:multiLevelType w:val="singleLevel"/>
    <w:tmpl w:val="FFFFFF7E"/>
    <w:lvl w:ilvl="0">
      <w:start w:val="1"/>
      <w:numFmt w:val="decimal"/>
      <w:pStyle w:val="Listaconnmeros3"/>
      <w:lvlText w:val="%1."/>
      <w:lvlJc w:val="left"/>
      <w:pPr>
        <w:tabs>
          <w:tab w:val="left" w:pos="1200"/>
        </w:tabs>
        <w:ind w:left="1200" w:hanging="360"/>
      </w:pPr>
    </w:lvl>
  </w:abstractNum>
  <w:abstractNum w:abstractNumId="3" w15:restartNumberingAfterBreak="0">
    <w:nsid w:val="FFFFFF7F"/>
    <w:multiLevelType w:val="singleLevel"/>
    <w:tmpl w:val="FFFFFF7F"/>
    <w:lvl w:ilvl="0">
      <w:start w:val="1"/>
      <w:numFmt w:val="decimal"/>
      <w:pStyle w:val="Listaconnmeros2"/>
      <w:lvlText w:val="%1."/>
      <w:lvlJc w:val="left"/>
      <w:pPr>
        <w:tabs>
          <w:tab w:val="left" w:pos="780"/>
        </w:tabs>
        <w:ind w:left="780" w:hanging="360"/>
      </w:pPr>
    </w:lvl>
  </w:abstractNum>
  <w:abstractNum w:abstractNumId="4" w15:restartNumberingAfterBreak="0">
    <w:nsid w:val="FFFFFF80"/>
    <w:multiLevelType w:val="singleLevel"/>
    <w:tmpl w:val="FFFFFF80"/>
    <w:lvl w:ilvl="0">
      <w:start w:val="1"/>
      <w:numFmt w:val="bullet"/>
      <w:pStyle w:val="Listaconvietas5"/>
      <w:lvlText w:val=""/>
      <w:lvlJc w:val="left"/>
      <w:pPr>
        <w:tabs>
          <w:tab w:val="left" w:pos="2040"/>
        </w:tabs>
        <w:ind w:left="204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aconvietas4"/>
      <w:lvlText w:val=""/>
      <w:lvlJc w:val="left"/>
      <w:pPr>
        <w:tabs>
          <w:tab w:val="left" w:pos="1620"/>
        </w:tabs>
        <w:ind w:left="162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aconvietas3"/>
      <w:lvlText w:val=""/>
      <w:lvlJc w:val="left"/>
      <w:pPr>
        <w:tabs>
          <w:tab w:val="left" w:pos="1200"/>
        </w:tabs>
        <w:ind w:left="1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aconvietas2"/>
      <w:lvlText w:val=""/>
      <w:lvlJc w:val="left"/>
      <w:pPr>
        <w:tabs>
          <w:tab w:val="left" w:pos="780"/>
        </w:tabs>
        <w:ind w:left="78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aconnmeros"/>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Listaconvietas"/>
      <w:lvlText w:val=""/>
      <w:lvlJc w:val="left"/>
      <w:pPr>
        <w:tabs>
          <w:tab w:val="left" w:pos="360"/>
        </w:tabs>
        <w:ind w:left="360" w:hanging="360"/>
      </w:pPr>
      <w:rPr>
        <w:rFonts w:ascii="Wingdings" w:hAnsi="Wingdings" w:hint="default"/>
      </w:rPr>
    </w:lvl>
  </w:abstractNum>
  <w:abstractNum w:abstractNumId="10" w15:restartNumberingAfterBreak="0">
    <w:nsid w:val="047F3997"/>
    <w:multiLevelType w:val="hybridMultilevel"/>
    <w:tmpl w:val="123CE8B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04C35924"/>
    <w:multiLevelType w:val="hybridMultilevel"/>
    <w:tmpl w:val="0F8CC7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04D75D44"/>
    <w:multiLevelType w:val="hybridMultilevel"/>
    <w:tmpl w:val="A9909DC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06261CCD"/>
    <w:multiLevelType w:val="hybridMultilevel"/>
    <w:tmpl w:val="3EFEF4A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06CD1BF6"/>
    <w:multiLevelType w:val="hybridMultilevel"/>
    <w:tmpl w:val="853CC1B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0D9C9C1F"/>
    <w:multiLevelType w:val="singleLevel"/>
    <w:tmpl w:val="0D9C9C1F"/>
    <w:lvl w:ilvl="0">
      <w:start w:val="1"/>
      <w:numFmt w:val="lowerLetter"/>
      <w:lvlText w:val="%1)"/>
      <w:lvlJc w:val="left"/>
      <w:pPr>
        <w:tabs>
          <w:tab w:val="left" w:pos="425"/>
        </w:tabs>
        <w:ind w:left="425" w:hanging="425"/>
      </w:pPr>
      <w:rPr>
        <w:rFonts w:hint="default"/>
      </w:rPr>
    </w:lvl>
  </w:abstractNum>
  <w:abstractNum w:abstractNumId="16" w15:restartNumberingAfterBreak="0">
    <w:nsid w:val="134E38C2"/>
    <w:multiLevelType w:val="hybridMultilevel"/>
    <w:tmpl w:val="645E04D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21A97956"/>
    <w:multiLevelType w:val="hybridMultilevel"/>
    <w:tmpl w:val="4A0ACD84"/>
    <w:lvl w:ilvl="0" w:tplc="400A0001">
      <w:start w:val="1"/>
      <w:numFmt w:val="bullet"/>
      <w:lvlText w:val=""/>
      <w:lvlJc w:val="left"/>
      <w:pPr>
        <w:ind w:left="780" w:hanging="360"/>
      </w:pPr>
      <w:rPr>
        <w:rFonts w:ascii="Symbol" w:hAnsi="Symbol" w:hint="default"/>
      </w:rPr>
    </w:lvl>
    <w:lvl w:ilvl="1" w:tplc="400A0003" w:tentative="1">
      <w:start w:val="1"/>
      <w:numFmt w:val="bullet"/>
      <w:lvlText w:val="o"/>
      <w:lvlJc w:val="left"/>
      <w:pPr>
        <w:ind w:left="1500" w:hanging="360"/>
      </w:pPr>
      <w:rPr>
        <w:rFonts w:ascii="Courier New" w:hAnsi="Courier New" w:cs="Courier New" w:hint="default"/>
      </w:rPr>
    </w:lvl>
    <w:lvl w:ilvl="2" w:tplc="400A0005" w:tentative="1">
      <w:start w:val="1"/>
      <w:numFmt w:val="bullet"/>
      <w:lvlText w:val=""/>
      <w:lvlJc w:val="left"/>
      <w:pPr>
        <w:ind w:left="2220" w:hanging="360"/>
      </w:pPr>
      <w:rPr>
        <w:rFonts w:ascii="Wingdings" w:hAnsi="Wingdings" w:hint="default"/>
      </w:rPr>
    </w:lvl>
    <w:lvl w:ilvl="3" w:tplc="400A0001" w:tentative="1">
      <w:start w:val="1"/>
      <w:numFmt w:val="bullet"/>
      <w:lvlText w:val=""/>
      <w:lvlJc w:val="left"/>
      <w:pPr>
        <w:ind w:left="2940" w:hanging="360"/>
      </w:pPr>
      <w:rPr>
        <w:rFonts w:ascii="Symbol" w:hAnsi="Symbol" w:hint="default"/>
      </w:rPr>
    </w:lvl>
    <w:lvl w:ilvl="4" w:tplc="400A0003" w:tentative="1">
      <w:start w:val="1"/>
      <w:numFmt w:val="bullet"/>
      <w:lvlText w:val="o"/>
      <w:lvlJc w:val="left"/>
      <w:pPr>
        <w:ind w:left="3660" w:hanging="360"/>
      </w:pPr>
      <w:rPr>
        <w:rFonts w:ascii="Courier New" w:hAnsi="Courier New" w:cs="Courier New" w:hint="default"/>
      </w:rPr>
    </w:lvl>
    <w:lvl w:ilvl="5" w:tplc="400A0005" w:tentative="1">
      <w:start w:val="1"/>
      <w:numFmt w:val="bullet"/>
      <w:lvlText w:val=""/>
      <w:lvlJc w:val="left"/>
      <w:pPr>
        <w:ind w:left="4380" w:hanging="360"/>
      </w:pPr>
      <w:rPr>
        <w:rFonts w:ascii="Wingdings" w:hAnsi="Wingdings" w:hint="default"/>
      </w:rPr>
    </w:lvl>
    <w:lvl w:ilvl="6" w:tplc="400A0001" w:tentative="1">
      <w:start w:val="1"/>
      <w:numFmt w:val="bullet"/>
      <w:lvlText w:val=""/>
      <w:lvlJc w:val="left"/>
      <w:pPr>
        <w:ind w:left="5100" w:hanging="360"/>
      </w:pPr>
      <w:rPr>
        <w:rFonts w:ascii="Symbol" w:hAnsi="Symbol" w:hint="default"/>
      </w:rPr>
    </w:lvl>
    <w:lvl w:ilvl="7" w:tplc="400A0003" w:tentative="1">
      <w:start w:val="1"/>
      <w:numFmt w:val="bullet"/>
      <w:lvlText w:val="o"/>
      <w:lvlJc w:val="left"/>
      <w:pPr>
        <w:ind w:left="5820" w:hanging="360"/>
      </w:pPr>
      <w:rPr>
        <w:rFonts w:ascii="Courier New" w:hAnsi="Courier New" w:cs="Courier New" w:hint="default"/>
      </w:rPr>
    </w:lvl>
    <w:lvl w:ilvl="8" w:tplc="400A0005" w:tentative="1">
      <w:start w:val="1"/>
      <w:numFmt w:val="bullet"/>
      <w:lvlText w:val=""/>
      <w:lvlJc w:val="left"/>
      <w:pPr>
        <w:ind w:left="6540" w:hanging="360"/>
      </w:pPr>
      <w:rPr>
        <w:rFonts w:ascii="Wingdings" w:hAnsi="Wingdings" w:hint="default"/>
      </w:rPr>
    </w:lvl>
  </w:abstractNum>
  <w:abstractNum w:abstractNumId="18" w15:restartNumberingAfterBreak="0">
    <w:nsid w:val="233B40AF"/>
    <w:multiLevelType w:val="hybridMultilevel"/>
    <w:tmpl w:val="8A98916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26CD352D"/>
    <w:multiLevelType w:val="hybridMultilevel"/>
    <w:tmpl w:val="1F8E087E"/>
    <w:lvl w:ilvl="0" w:tplc="400A0017">
      <w:start w:val="1"/>
      <w:numFmt w:val="lowerLetter"/>
      <w:lvlText w:val="%1)"/>
      <w:lvlJc w:val="left"/>
      <w:pPr>
        <w:ind w:left="720" w:hanging="360"/>
      </w:p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start w:val="1"/>
      <w:numFmt w:val="lowerLetter"/>
      <w:lvlText w:val="%5."/>
      <w:lvlJc w:val="left"/>
      <w:pPr>
        <w:ind w:left="3600" w:hanging="360"/>
      </w:pPr>
    </w:lvl>
    <w:lvl w:ilvl="5" w:tplc="400A001B">
      <w:start w:val="1"/>
      <w:numFmt w:val="lowerRoman"/>
      <w:lvlText w:val="%6."/>
      <w:lvlJc w:val="right"/>
      <w:pPr>
        <w:ind w:left="4320" w:hanging="180"/>
      </w:pPr>
    </w:lvl>
    <w:lvl w:ilvl="6" w:tplc="400A000F">
      <w:start w:val="1"/>
      <w:numFmt w:val="decimal"/>
      <w:lvlText w:val="%7."/>
      <w:lvlJc w:val="left"/>
      <w:pPr>
        <w:ind w:left="5040" w:hanging="360"/>
      </w:pPr>
    </w:lvl>
    <w:lvl w:ilvl="7" w:tplc="400A0019">
      <w:start w:val="1"/>
      <w:numFmt w:val="lowerLetter"/>
      <w:lvlText w:val="%8."/>
      <w:lvlJc w:val="left"/>
      <w:pPr>
        <w:ind w:left="5760" w:hanging="360"/>
      </w:pPr>
    </w:lvl>
    <w:lvl w:ilvl="8" w:tplc="400A001B">
      <w:start w:val="1"/>
      <w:numFmt w:val="lowerRoman"/>
      <w:lvlText w:val="%9."/>
      <w:lvlJc w:val="right"/>
      <w:pPr>
        <w:ind w:left="6480" w:hanging="180"/>
      </w:pPr>
    </w:lvl>
  </w:abstractNum>
  <w:abstractNum w:abstractNumId="20" w15:restartNumberingAfterBreak="0">
    <w:nsid w:val="2A4C6F84"/>
    <w:multiLevelType w:val="hybridMultilevel"/>
    <w:tmpl w:val="E9E2036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3DE4206D"/>
    <w:multiLevelType w:val="hybridMultilevel"/>
    <w:tmpl w:val="4058FEDE"/>
    <w:lvl w:ilvl="0" w:tplc="40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95B7451"/>
    <w:multiLevelType w:val="hybridMultilevel"/>
    <w:tmpl w:val="829635B2"/>
    <w:lvl w:ilvl="0" w:tplc="40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A0A32BD"/>
    <w:multiLevelType w:val="hybridMultilevel"/>
    <w:tmpl w:val="541C3FD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4ACA7536"/>
    <w:multiLevelType w:val="hybridMultilevel"/>
    <w:tmpl w:val="B11E8156"/>
    <w:lvl w:ilvl="0" w:tplc="40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B56EB1"/>
    <w:multiLevelType w:val="hybridMultilevel"/>
    <w:tmpl w:val="75DE4BC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5851973"/>
    <w:multiLevelType w:val="hybridMultilevel"/>
    <w:tmpl w:val="2F60C1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56BA5D01"/>
    <w:multiLevelType w:val="hybridMultilevel"/>
    <w:tmpl w:val="A1548A68"/>
    <w:lvl w:ilvl="0" w:tplc="400A0017">
      <w:start w:val="1"/>
      <w:numFmt w:val="lowerLetter"/>
      <w:lvlText w:val="%1)"/>
      <w:lvlJc w:val="left"/>
      <w:pPr>
        <w:ind w:left="720" w:hanging="360"/>
      </w:p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start w:val="1"/>
      <w:numFmt w:val="lowerLetter"/>
      <w:lvlText w:val="%5."/>
      <w:lvlJc w:val="left"/>
      <w:pPr>
        <w:ind w:left="3600" w:hanging="360"/>
      </w:pPr>
    </w:lvl>
    <w:lvl w:ilvl="5" w:tplc="400A001B">
      <w:start w:val="1"/>
      <w:numFmt w:val="lowerRoman"/>
      <w:lvlText w:val="%6."/>
      <w:lvlJc w:val="right"/>
      <w:pPr>
        <w:ind w:left="4320" w:hanging="180"/>
      </w:pPr>
    </w:lvl>
    <w:lvl w:ilvl="6" w:tplc="400A000F">
      <w:start w:val="1"/>
      <w:numFmt w:val="decimal"/>
      <w:lvlText w:val="%7."/>
      <w:lvlJc w:val="left"/>
      <w:pPr>
        <w:ind w:left="5040" w:hanging="360"/>
      </w:pPr>
    </w:lvl>
    <w:lvl w:ilvl="7" w:tplc="400A0019">
      <w:start w:val="1"/>
      <w:numFmt w:val="lowerLetter"/>
      <w:lvlText w:val="%8."/>
      <w:lvlJc w:val="left"/>
      <w:pPr>
        <w:ind w:left="5760" w:hanging="360"/>
      </w:pPr>
    </w:lvl>
    <w:lvl w:ilvl="8" w:tplc="400A001B">
      <w:start w:val="1"/>
      <w:numFmt w:val="lowerRoman"/>
      <w:lvlText w:val="%9."/>
      <w:lvlJc w:val="right"/>
      <w:pPr>
        <w:ind w:left="6480" w:hanging="180"/>
      </w:pPr>
    </w:lvl>
  </w:abstractNum>
  <w:abstractNum w:abstractNumId="28" w15:restartNumberingAfterBreak="0">
    <w:nsid w:val="5EA22CF9"/>
    <w:multiLevelType w:val="hybridMultilevel"/>
    <w:tmpl w:val="13C2726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5EF6611F"/>
    <w:multiLevelType w:val="hybridMultilevel"/>
    <w:tmpl w:val="55924C3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0" w15:restartNumberingAfterBreak="0">
    <w:nsid w:val="5FC55FDB"/>
    <w:multiLevelType w:val="hybridMultilevel"/>
    <w:tmpl w:val="1E26D7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60FE4B6D"/>
    <w:multiLevelType w:val="hybridMultilevel"/>
    <w:tmpl w:val="A7C2389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636E3E88"/>
    <w:multiLevelType w:val="hybridMultilevel"/>
    <w:tmpl w:val="6CB27A1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68E85C79"/>
    <w:multiLevelType w:val="hybridMultilevel"/>
    <w:tmpl w:val="718A2E26"/>
    <w:lvl w:ilvl="0" w:tplc="40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3961921"/>
    <w:multiLevelType w:val="hybridMultilevel"/>
    <w:tmpl w:val="2012AFA4"/>
    <w:lvl w:ilvl="0" w:tplc="40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3CB0BCE"/>
    <w:multiLevelType w:val="hybridMultilevel"/>
    <w:tmpl w:val="A1548A68"/>
    <w:lvl w:ilvl="0" w:tplc="400A0017">
      <w:start w:val="1"/>
      <w:numFmt w:val="lowerLetter"/>
      <w:lvlText w:val="%1)"/>
      <w:lvlJc w:val="left"/>
      <w:pPr>
        <w:ind w:left="720" w:hanging="360"/>
      </w:p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start w:val="1"/>
      <w:numFmt w:val="lowerLetter"/>
      <w:lvlText w:val="%5."/>
      <w:lvlJc w:val="left"/>
      <w:pPr>
        <w:ind w:left="3600" w:hanging="360"/>
      </w:pPr>
    </w:lvl>
    <w:lvl w:ilvl="5" w:tplc="400A001B">
      <w:start w:val="1"/>
      <w:numFmt w:val="lowerRoman"/>
      <w:lvlText w:val="%6."/>
      <w:lvlJc w:val="right"/>
      <w:pPr>
        <w:ind w:left="4320" w:hanging="180"/>
      </w:pPr>
    </w:lvl>
    <w:lvl w:ilvl="6" w:tplc="400A000F">
      <w:start w:val="1"/>
      <w:numFmt w:val="decimal"/>
      <w:lvlText w:val="%7."/>
      <w:lvlJc w:val="left"/>
      <w:pPr>
        <w:ind w:left="5040" w:hanging="360"/>
      </w:pPr>
    </w:lvl>
    <w:lvl w:ilvl="7" w:tplc="400A0019">
      <w:start w:val="1"/>
      <w:numFmt w:val="lowerLetter"/>
      <w:lvlText w:val="%8."/>
      <w:lvlJc w:val="left"/>
      <w:pPr>
        <w:ind w:left="5760" w:hanging="360"/>
      </w:pPr>
    </w:lvl>
    <w:lvl w:ilvl="8" w:tplc="400A001B">
      <w:start w:val="1"/>
      <w:numFmt w:val="lowerRoman"/>
      <w:lvlText w:val="%9."/>
      <w:lvlJc w:val="right"/>
      <w:pPr>
        <w:ind w:left="6480" w:hanging="180"/>
      </w:pPr>
    </w:lvl>
  </w:abstractNum>
  <w:abstractNum w:abstractNumId="36" w15:restartNumberingAfterBreak="0">
    <w:nsid w:val="76087057"/>
    <w:multiLevelType w:val="multilevel"/>
    <w:tmpl w:val="82C422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0B21C4"/>
    <w:multiLevelType w:val="hybridMultilevel"/>
    <w:tmpl w:val="1A5A3A90"/>
    <w:lvl w:ilvl="0" w:tplc="400A0001">
      <w:start w:val="1"/>
      <w:numFmt w:val="bullet"/>
      <w:lvlText w:val=""/>
      <w:lvlJc w:val="left"/>
      <w:pPr>
        <w:ind w:left="780" w:hanging="360"/>
      </w:pPr>
      <w:rPr>
        <w:rFonts w:ascii="Symbol" w:hAnsi="Symbol" w:hint="default"/>
      </w:rPr>
    </w:lvl>
    <w:lvl w:ilvl="1" w:tplc="400A0003" w:tentative="1">
      <w:start w:val="1"/>
      <w:numFmt w:val="bullet"/>
      <w:lvlText w:val="o"/>
      <w:lvlJc w:val="left"/>
      <w:pPr>
        <w:ind w:left="1500" w:hanging="360"/>
      </w:pPr>
      <w:rPr>
        <w:rFonts w:ascii="Courier New" w:hAnsi="Courier New" w:cs="Courier New" w:hint="default"/>
      </w:rPr>
    </w:lvl>
    <w:lvl w:ilvl="2" w:tplc="400A0005" w:tentative="1">
      <w:start w:val="1"/>
      <w:numFmt w:val="bullet"/>
      <w:lvlText w:val=""/>
      <w:lvlJc w:val="left"/>
      <w:pPr>
        <w:ind w:left="2220" w:hanging="360"/>
      </w:pPr>
      <w:rPr>
        <w:rFonts w:ascii="Wingdings" w:hAnsi="Wingdings" w:hint="default"/>
      </w:rPr>
    </w:lvl>
    <w:lvl w:ilvl="3" w:tplc="400A0001" w:tentative="1">
      <w:start w:val="1"/>
      <w:numFmt w:val="bullet"/>
      <w:lvlText w:val=""/>
      <w:lvlJc w:val="left"/>
      <w:pPr>
        <w:ind w:left="2940" w:hanging="360"/>
      </w:pPr>
      <w:rPr>
        <w:rFonts w:ascii="Symbol" w:hAnsi="Symbol" w:hint="default"/>
      </w:rPr>
    </w:lvl>
    <w:lvl w:ilvl="4" w:tplc="400A0003" w:tentative="1">
      <w:start w:val="1"/>
      <w:numFmt w:val="bullet"/>
      <w:lvlText w:val="o"/>
      <w:lvlJc w:val="left"/>
      <w:pPr>
        <w:ind w:left="3660" w:hanging="360"/>
      </w:pPr>
      <w:rPr>
        <w:rFonts w:ascii="Courier New" w:hAnsi="Courier New" w:cs="Courier New" w:hint="default"/>
      </w:rPr>
    </w:lvl>
    <w:lvl w:ilvl="5" w:tplc="400A0005" w:tentative="1">
      <w:start w:val="1"/>
      <w:numFmt w:val="bullet"/>
      <w:lvlText w:val=""/>
      <w:lvlJc w:val="left"/>
      <w:pPr>
        <w:ind w:left="4380" w:hanging="360"/>
      </w:pPr>
      <w:rPr>
        <w:rFonts w:ascii="Wingdings" w:hAnsi="Wingdings" w:hint="default"/>
      </w:rPr>
    </w:lvl>
    <w:lvl w:ilvl="6" w:tplc="400A0001" w:tentative="1">
      <w:start w:val="1"/>
      <w:numFmt w:val="bullet"/>
      <w:lvlText w:val=""/>
      <w:lvlJc w:val="left"/>
      <w:pPr>
        <w:ind w:left="5100" w:hanging="360"/>
      </w:pPr>
      <w:rPr>
        <w:rFonts w:ascii="Symbol" w:hAnsi="Symbol" w:hint="default"/>
      </w:rPr>
    </w:lvl>
    <w:lvl w:ilvl="7" w:tplc="400A0003" w:tentative="1">
      <w:start w:val="1"/>
      <w:numFmt w:val="bullet"/>
      <w:lvlText w:val="o"/>
      <w:lvlJc w:val="left"/>
      <w:pPr>
        <w:ind w:left="5820" w:hanging="360"/>
      </w:pPr>
      <w:rPr>
        <w:rFonts w:ascii="Courier New" w:hAnsi="Courier New" w:cs="Courier New" w:hint="default"/>
      </w:rPr>
    </w:lvl>
    <w:lvl w:ilvl="8" w:tplc="400A0005" w:tentative="1">
      <w:start w:val="1"/>
      <w:numFmt w:val="bullet"/>
      <w:lvlText w:val=""/>
      <w:lvlJc w:val="left"/>
      <w:pPr>
        <w:ind w:left="6540" w:hanging="360"/>
      </w:pPr>
      <w:rPr>
        <w:rFonts w:ascii="Wingdings" w:hAnsi="Wingdings" w:hint="default"/>
      </w:rPr>
    </w:lvl>
  </w:abstractNum>
  <w:num w:numId="1" w16cid:durableId="879247564">
    <w:abstractNumId w:val="3"/>
  </w:num>
  <w:num w:numId="2" w16cid:durableId="2067486230">
    <w:abstractNumId w:val="1"/>
  </w:num>
  <w:num w:numId="3" w16cid:durableId="1230270083">
    <w:abstractNumId w:val="2"/>
  </w:num>
  <w:num w:numId="4" w16cid:durableId="779835195">
    <w:abstractNumId w:val="8"/>
  </w:num>
  <w:num w:numId="5" w16cid:durableId="191307439">
    <w:abstractNumId w:val="6"/>
  </w:num>
  <w:num w:numId="6" w16cid:durableId="161630334">
    <w:abstractNumId w:val="0"/>
  </w:num>
  <w:num w:numId="7" w16cid:durableId="149561938">
    <w:abstractNumId w:val="4"/>
  </w:num>
  <w:num w:numId="8" w16cid:durableId="2099597020">
    <w:abstractNumId w:val="9"/>
  </w:num>
  <w:num w:numId="9" w16cid:durableId="1815901857">
    <w:abstractNumId w:val="7"/>
  </w:num>
  <w:num w:numId="10" w16cid:durableId="47849912">
    <w:abstractNumId w:val="5"/>
  </w:num>
  <w:num w:numId="11" w16cid:durableId="1265651414">
    <w:abstractNumId w:val="15"/>
  </w:num>
  <w:num w:numId="12" w16cid:durableId="131133108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180553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651023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05060195">
    <w:abstractNumId w:val="16"/>
  </w:num>
  <w:num w:numId="16" w16cid:durableId="692338163">
    <w:abstractNumId w:val="31"/>
  </w:num>
  <w:num w:numId="17" w16cid:durableId="555050474">
    <w:abstractNumId w:val="11"/>
  </w:num>
  <w:num w:numId="18" w16cid:durableId="9375032">
    <w:abstractNumId w:val="26"/>
  </w:num>
  <w:num w:numId="19" w16cid:durableId="1283996361">
    <w:abstractNumId w:val="32"/>
  </w:num>
  <w:num w:numId="20" w16cid:durableId="1203060503">
    <w:abstractNumId w:val="18"/>
  </w:num>
  <w:num w:numId="21" w16cid:durableId="909269758">
    <w:abstractNumId w:val="13"/>
  </w:num>
  <w:num w:numId="22" w16cid:durableId="2000227591">
    <w:abstractNumId w:val="14"/>
  </w:num>
  <w:num w:numId="23" w16cid:durableId="1617638753">
    <w:abstractNumId w:val="36"/>
  </w:num>
  <w:num w:numId="24" w16cid:durableId="1067992097">
    <w:abstractNumId w:val="37"/>
  </w:num>
  <w:num w:numId="25" w16cid:durableId="1025180465">
    <w:abstractNumId w:val="17"/>
  </w:num>
  <w:num w:numId="26" w16cid:durableId="203372832">
    <w:abstractNumId w:val="22"/>
  </w:num>
  <w:num w:numId="27" w16cid:durableId="1152330243">
    <w:abstractNumId w:val="29"/>
  </w:num>
  <w:num w:numId="28" w16cid:durableId="1107391609">
    <w:abstractNumId w:val="34"/>
  </w:num>
  <w:num w:numId="29" w16cid:durableId="45837156">
    <w:abstractNumId w:val="20"/>
  </w:num>
  <w:num w:numId="30" w16cid:durableId="303390094">
    <w:abstractNumId w:val="25"/>
  </w:num>
  <w:num w:numId="31" w16cid:durableId="753624101">
    <w:abstractNumId w:val="21"/>
  </w:num>
  <w:num w:numId="32" w16cid:durableId="1910074557">
    <w:abstractNumId w:val="24"/>
  </w:num>
  <w:num w:numId="33" w16cid:durableId="1307978582">
    <w:abstractNumId w:val="33"/>
  </w:num>
  <w:num w:numId="34" w16cid:durableId="701902777">
    <w:abstractNumId w:val="19"/>
  </w:num>
  <w:num w:numId="35" w16cid:durableId="203948808">
    <w:abstractNumId w:val="12"/>
  </w:num>
  <w:num w:numId="36" w16cid:durableId="807550396">
    <w:abstractNumId w:val="10"/>
  </w:num>
  <w:num w:numId="37" w16cid:durableId="1622111949">
    <w:abstractNumId w:val="30"/>
  </w:num>
  <w:num w:numId="38" w16cid:durableId="982078234">
    <w:abstractNumId w:val="28"/>
  </w:num>
  <w:num w:numId="39" w16cid:durableId="1820728346">
    <w:abstractNumId w:val="2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idekair">
    <w15:presenceInfo w15:providerId="None" w15:userId="Hidekai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960AD4"/>
    <w:rsid w:val="000030FD"/>
    <w:rsid w:val="00004934"/>
    <w:rsid w:val="00006049"/>
    <w:rsid w:val="000070BC"/>
    <w:rsid w:val="00011AD3"/>
    <w:rsid w:val="00012819"/>
    <w:rsid w:val="00026725"/>
    <w:rsid w:val="000268EF"/>
    <w:rsid w:val="00030049"/>
    <w:rsid w:val="00033887"/>
    <w:rsid w:val="00034E85"/>
    <w:rsid w:val="0003539B"/>
    <w:rsid w:val="00036CF7"/>
    <w:rsid w:val="00037781"/>
    <w:rsid w:val="000412B9"/>
    <w:rsid w:val="00050A31"/>
    <w:rsid w:val="0005402C"/>
    <w:rsid w:val="00055594"/>
    <w:rsid w:val="000555B1"/>
    <w:rsid w:val="00057ABD"/>
    <w:rsid w:val="00062A09"/>
    <w:rsid w:val="0006496F"/>
    <w:rsid w:val="000716D2"/>
    <w:rsid w:val="00071AAB"/>
    <w:rsid w:val="00076088"/>
    <w:rsid w:val="000769CA"/>
    <w:rsid w:val="00076EFC"/>
    <w:rsid w:val="0007792E"/>
    <w:rsid w:val="00085E70"/>
    <w:rsid w:val="00087A1F"/>
    <w:rsid w:val="00090A5B"/>
    <w:rsid w:val="00090E34"/>
    <w:rsid w:val="00093EEB"/>
    <w:rsid w:val="0009414F"/>
    <w:rsid w:val="00094587"/>
    <w:rsid w:val="00094BA9"/>
    <w:rsid w:val="00095B11"/>
    <w:rsid w:val="00096364"/>
    <w:rsid w:val="000A1421"/>
    <w:rsid w:val="000A66BD"/>
    <w:rsid w:val="000B0F83"/>
    <w:rsid w:val="000B2A80"/>
    <w:rsid w:val="000B3E65"/>
    <w:rsid w:val="000B5499"/>
    <w:rsid w:val="000B5C45"/>
    <w:rsid w:val="000B76C4"/>
    <w:rsid w:val="000C119D"/>
    <w:rsid w:val="000C2F93"/>
    <w:rsid w:val="000C38B9"/>
    <w:rsid w:val="000C43B2"/>
    <w:rsid w:val="000C5610"/>
    <w:rsid w:val="000C6BF9"/>
    <w:rsid w:val="000D03F4"/>
    <w:rsid w:val="000D122C"/>
    <w:rsid w:val="000D145D"/>
    <w:rsid w:val="000D1557"/>
    <w:rsid w:val="000D1BEA"/>
    <w:rsid w:val="000D40DE"/>
    <w:rsid w:val="000D4B7A"/>
    <w:rsid w:val="000D578E"/>
    <w:rsid w:val="000E0758"/>
    <w:rsid w:val="000E1307"/>
    <w:rsid w:val="000E2B68"/>
    <w:rsid w:val="000E6357"/>
    <w:rsid w:val="000E6552"/>
    <w:rsid w:val="000E7B1C"/>
    <w:rsid w:val="000F1D77"/>
    <w:rsid w:val="000F2E3D"/>
    <w:rsid w:val="000F3A4F"/>
    <w:rsid w:val="000F59AC"/>
    <w:rsid w:val="000F68F8"/>
    <w:rsid w:val="001009EE"/>
    <w:rsid w:val="00104073"/>
    <w:rsid w:val="0010621A"/>
    <w:rsid w:val="00114E86"/>
    <w:rsid w:val="00116447"/>
    <w:rsid w:val="0011726D"/>
    <w:rsid w:val="001179DC"/>
    <w:rsid w:val="001205DD"/>
    <w:rsid w:val="00120958"/>
    <w:rsid w:val="00123A27"/>
    <w:rsid w:val="00124758"/>
    <w:rsid w:val="00132316"/>
    <w:rsid w:val="00135294"/>
    <w:rsid w:val="001364FE"/>
    <w:rsid w:val="001368DD"/>
    <w:rsid w:val="00137808"/>
    <w:rsid w:val="00143800"/>
    <w:rsid w:val="00143B71"/>
    <w:rsid w:val="001442C3"/>
    <w:rsid w:val="00147DB3"/>
    <w:rsid w:val="001518A5"/>
    <w:rsid w:val="001520E1"/>
    <w:rsid w:val="00152B91"/>
    <w:rsid w:val="00156382"/>
    <w:rsid w:val="001616B0"/>
    <w:rsid w:val="00166E07"/>
    <w:rsid w:val="00167A20"/>
    <w:rsid w:val="00167A6E"/>
    <w:rsid w:val="00170095"/>
    <w:rsid w:val="00170E4F"/>
    <w:rsid w:val="00171BCD"/>
    <w:rsid w:val="00171E71"/>
    <w:rsid w:val="0017378A"/>
    <w:rsid w:val="001743F4"/>
    <w:rsid w:val="00174EF6"/>
    <w:rsid w:val="001771C2"/>
    <w:rsid w:val="00182007"/>
    <w:rsid w:val="0018255A"/>
    <w:rsid w:val="00182FF6"/>
    <w:rsid w:val="00184F83"/>
    <w:rsid w:val="00185416"/>
    <w:rsid w:val="00187C33"/>
    <w:rsid w:val="001936B7"/>
    <w:rsid w:val="001960D0"/>
    <w:rsid w:val="00196AB1"/>
    <w:rsid w:val="00196DE7"/>
    <w:rsid w:val="001A1C48"/>
    <w:rsid w:val="001A2A1B"/>
    <w:rsid w:val="001A2A63"/>
    <w:rsid w:val="001B3A02"/>
    <w:rsid w:val="001B4C0C"/>
    <w:rsid w:val="001B5107"/>
    <w:rsid w:val="001B5A53"/>
    <w:rsid w:val="001B7E51"/>
    <w:rsid w:val="001B7ED7"/>
    <w:rsid w:val="001C222A"/>
    <w:rsid w:val="001C60E0"/>
    <w:rsid w:val="001D345C"/>
    <w:rsid w:val="001E1196"/>
    <w:rsid w:val="001E4A7D"/>
    <w:rsid w:val="001E4F75"/>
    <w:rsid w:val="001E5540"/>
    <w:rsid w:val="001E7F59"/>
    <w:rsid w:val="001F051F"/>
    <w:rsid w:val="001F0CAE"/>
    <w:rsid w:val="001F0DAA"/>
    <w:rsid w:val="001F19FD"/>
    <w:rsid w:val="001F43B9"/>
    <w:rsid w:val="001F59D3"/>
    <w:rsid w:val="0020040E"/>
    <w:rsid w:val="002010B0"/>
    <w:rsid w:val="00201333"/>
    <w:rsid w:val="00201CC3"/>
    <w:rsid w:val="00202754"/>
    <w:rsid w:val="00203B42"/>
    <w:rsid w:val="00203D2B"/>
    <w:rsid w:val="00206C25"/>
    <w:rsid w:val="00210FA7"/>
    <w:rsid w:val="002115AF"/>
    <w:rsid w:val="002121AC"/>
    <w:rsid w:val="00212663"/>
    <w:rsid w:val="00216417"/>
    <w:rsid w:val="002167A0"/>
    <w:rsid w:val="002169EA"/>
    <w:rsid w:val="00220A69"/>
    <w:rsid w:val="00223EA3"/>
    <w:rsid w:val="00224D0B"/>
    <w:rsid w:val="002256E0"/>
    <w:rsid w:val="00232B4F"/>
    <w:rsid w:val="00236685"/>
    <w:rsid w:val="00237B3E"/>
    <w:rsid w:val="00242802"/>
    <w:rsid w:val="00250029"/>
    <w:rsid w:val="00250C25"/>
    <w:rsid w:val="002520A4"/>
    <w:rsid w:val="002560B9"/>
    <w:rsid w:val="00256525"/>
    <w:rsid w:val="0026087C"/>
    <w:rsid w:val="00261742"/>
    <w:rsid w:val="0026285E"/>
    <w:rsid w:val="00262DC6"/>
    <w:rsid w:val="00264C5B"/>
    <w:rsid w:val="0026631D"/>
    <w:rsid w:val="00271E89"/>
    <w:rsid w:val="0027254E"/>
    <w:rsid w:val="00274449"/>
    <w:rsid w:val="00275FC3"/>
    <w:rsid w:val="00285A16"/>
    <w:rsid w:val="00291EAD"/>
    <w:rsid w:val="002A2321"/>
    <w:rsid w:val="002A26EA"/>
    <w:rsid w:val="002A3E6B"/>
    <w:rsid w:val="002A6301"/>
    <w:rsid w:val="002B19DD"/>
    <w:rsid w:val="002B2B3F"/>
    <w:rsid w:val="002B4C79"/>
    <w:rsid w:val="002C09A9"/>
    <w:rsid w:val="002C153D"/>
    <w:rsid w:val="002C2027"/>
    <w:rsid w:val="002C2F53"/>
    <w:rsid w:val="002C306A"/>
    <w:rsid w:val="002D0FAD"/>
    <w:rsid w:val="002D4115"/>
    <w:rsid w:val="002D48D5"/>
    <w:rsid w:val="002D4FD5"/>
    <w:rsid w:val="002D6194"/>
    <w:rsid w:val="002F0BB6"/>
    <w:rsid w:val="00304878"/>
    <w:rsid w:val="0030576C"/>
    <w:rsid w:val="00306376"/>
    <w:rsid w:val="00311DB9"/>
    <w:rsid w:val="00312393"/>
    <w:rsid w:val="00315F52"/>
    <w:rsid w:val="003202B7"/>
    <w:rsid w:val="003311A2"/>
    <w:rsid w:val="003316F2"/>
    <w:rsid w:val="0033518C"/>
    <w:rsid w:val="00335B43"/>
    <w:rsid w:val="00335F4B"/>
    <w:rsid w:val="00342550"/>
    <w:rsid w:val="00343257"/>
    <w:rsid w:val="003437C2"/>
    <w:rsid w:val="0034401E"/>
    <w:rsid w:val="003444B7"/>
    <w:rsid w:val="00346C11"/>
    <w:rsid w:val="00347089"/>
    <w:rsid w:val="00351EF5"/>
    <w:rsid w:val="00353D84"/>
    <w:rsid w:val="0036225B"/>
    <w:rsid w:val="003622D0"/>
    <w:rsid w:val="00364FA7"/>
    <w:rsid w:val="00365478"/>
    <w:rsid w:val="00366019"/>
    <w:rsid w:val="00366353"/>
    <w:rsid w:val="00366EE6"/>
    <w:rsid w:val="00373BC4"/>
    <w:rsid w:val="00375CDC"/>
    <w:rsid w:val="00377186"/>
    <w:rsid w:val="0037740F"/>
    <w:rsid w:val="00382494"/>
    <w:rsid w:val="00387D1D"/>
    <w:rsid w:val="0039088E"/>
    <w:rsid w:val="00391044"/>
    <w:rsid w:val="00391736"/>
    <w:rsid w:val="00395087"/>
    <w:rsid w:val="003A1C03"/>
    <w:rsid w:val="003A2E06"/>
    <w:rsid w:val="003A3CBA"/>
    <w:rsid w:val="003A52B6"/>
    <w:rsid w:val="003A6184"/>
    <w:rsid w:val="003A78B2"/>
    <w:rsid w:val="003B07F3"/>
    <w:rsid w:val="003B1394"/>
    <w:rsid w:val="003B465D"/>
    <w:rsid w:val="003B697D"/>
    <w:rsid w:val="003C5D7E"/>
    <w:rsid w:val="003C6923"/>
    <w:rsid w:val="003C7BBC"/>
    <w:rsid w:val="003D5D93"/>
    <w:rsid w:val="003D6B66"/>
    <w:rsid w:val="003E18CC"/>
    <w:rsid w:val="003E670E"/>
    <w:rsid w:val="003E6ABA"/>
    <w:rsid w:val="003F62F9"/>
    <w:rsid w:val="0040097C"/>
    <w:rsid w:val="004044EC"/>
    <w:rsid w:val="004077CB"/>
    <w:rsid w:val="00410891"/>
    <w:rsid w:val="00411076"/>
    <w:rsid w:val="00414627"/>
    <w:rsid w:val="00415A62"/>
    <w:rsid w:val="00420507"/>
    <w:rsid w:val="00422769"/>
    <w:rsid w:val="00425D63"/>
    <w:rsid w:val="00430C72"/>
    <w:rsid w:val="00432D9E"/>
    <w:rsid w:val="00435350"/>
    <w:rsid w:val="00435B6B"/>
    <w:rsid w:val="00440A8D"/>
    <w:rsid w:val="004432AD"/>
    <w:rsid w:val="00443C76"/>
    <w:rsid w:val="004542B4"/>
    <w:rsid w:val="0045519A"/>
    <w:rsid w:val="00456AC4"/>
    <w:rsid w:val="0045725A"/>
    <w:rsid w:val="00461279"/>
    <w:rsid w:val="00462E86"/>
    <w:rsid w:val="004643D7"/>
    <w:rsid w:val="004643D8"/>
    <w:rsid w:val="004663EE"/>
    <w:rsid w:val="00467E21"/>
    <w:rsid w:val="004712C2"/>
    <w:rsid w:val="00471F62"/>
    <w:rsid w:val="00474B55"/>
    <w:rsid w:val="004765BA"/>
    <w:rsid w:val="004830DD"/>
    <w:rsid w:val="0048662A"/>
    <w:rsid w:val="00493A21"/>
    <w:rsid w:val="00497C24"/>
    <w:rsid w:val="004A0BF2"/>
    <w:rsid w:val="004A136E"/>
    <w:rsid w:val="004A4EEE"/>
    <w:rsid w:val="004B12F6"/>
    <w:rsid w:val="004B4132"/>
    <w:rsid w:val="004B47D9"/>
    <w:rsid w:val="004B4A4D"/>
    <w:rsid w:val="004B5D93"/>
    <w:rsid w:val="004B5F5F"/>
    <w:rsid w:val="004C6118"/>
    <w:rsid w:val="004C6618"/>
    <w:rsid w:val="004C6F2E"/>
    <w:rsid w:val="004C7BA5"/>
    <w:rsid w:val="004C7C81"/>
    <w:rsid w:val="004D0133"/>
    <w:rsid w:val="004D53F0"/>
    <w:rsid w:val="004D5C39"/>
    <w:rsid w:val="004D6437"/>
    <w:rsid w:val="004E1CC1"/>
    <w:rsid w:val="004E5B50"/>
    <w:rsid w:val="004E7628"/>
    <w:rsid w:val="004F02F5"/>
    <w:rsid w:val="004F1780"/>
    <w:rsid w:val="004F3AF5"/>
    <w:rsid w:val="004F48F2"/>
    <w:rsid w:val="0051014C"/>
    <w:rsid w:val="005149B1"/>
    <w:rsid w:val="005167C1"/>
    <w:rsid w:val="0051776D"/>
    <w:rsid w:val="00522BA4"/>
    <w:rsid w:val="005257F5"/>
    <w:rsid w:val="00536FC9"/>
    <w:rsid w:val="005425D1"/>
    <w:rsid w:val="00543C18"/>
    <w:rsid w:val="00546A55"/>
    <w:rsid w:val="00561622"/>
    <w:rsid w:val="0056263F"/>
    <w:rsid w:val="005633E7"/>
    <w:rsid w:val="005647F2"/>
    <w:rsid w:val="00565612"/>
    <w:rsid w:val="005662D1"/>
    <w:rsid w:val="00573A09"/>
    <w:rsid w:val="005768C1"/>
    <w:rsid w:val="00583A1A"/>
    <w:rsid w:val="0058566E"/>
    <w:rsid w:val="00590A9E"/>
    <w:rsid w:val="00592360"/>
    <w:rsid w:val="005935CA"/>
    <w:rsid w:val="005A073E"/>
    <w:rsid w:val="005A4526"/>
    <w:rsid w:val="005B04A8"/>
    <w:rsid w:val="005B40FB"/>
    <w:rsid w:val="005B7437"/>
    <w:rsid w:val="005C1B16"/>
    <w:rsid w:val="005C4D0C"/>
    <w:rsid w:val="005D11C5"/>
    <w:rsid w:val="005D479B"/>
    <w:rsid w:val="005D554C"/>
    <w:rsid w:val="005D5DDE"/>
    <w:rsid w:val="005D5EAA"/>
    <w:rsid w:val="005D6BD6"/>
    <w:rsid w:val="005E2F73"/>
    <w:rsid w:val="005E37DC"/>
    <w:rsid w:val="005E3EC4"/>
    <w:rsid w:val="005E53D0"/>
    <w:rsid w:val="005F3219"/>
    <w:rsid w:val="005F4489"/>
    <w:rsid w:val="005F4D29"/>
    <w:rsid w:val="005F63B8"/>
    <w:rsid w:val="006002EB"/>
    <w:rsid w:val="00601405"/>
    <w:rsid w:val="00601F57"/>
    <w:rsid w:val="006043D6"/>
    <w:rsid w:val="0061074E"/>
    <w:rsid w:val="00610CCF"/>
    <w:rsid w:val="006128EF"/>
    <w:rsid w:val="006129B0"/>
    <w:rsid w:val="00614092"/>
    <w:rsid w:val="00624FF8"/>
    <w:rsid w:val="006264B4"/>
    <w:rsid w:val="00630C9B"/>
    <w:rsid w:val="00632FCD"/>
    <w:rsid w:val="006373C7"/>
    <w:rsid w:val="00640B12"/>
    <w:rsid w:val="00643033"/>
    <w:rsid w:val="00644CC3"/>
    <w:rsid w:val="00651AEE"/>
    <w:rsid w:val="00651D85"/>
    <w:rsid w:val="00652689"/>
    <w:rsid w:val="00661468"/>
    <w:rsid w:val="006649F0"/>
    <w:rsid w:val="0067128F"/>
    <w:rsid w:val="00671323"/>
    <w:rsid w:val="0067245D"/>
    <w:rsid w:val="006806CC"/>
    <w:rsid w:val="00680C12"/>
    <w:rsid w:val="0068470E"/>
    <w:rsid w:val="00690873"/>
    <w:rsid w:val="00692127"/>
    <w:rsid w:val="006933BD"/>
    <w:rsid w:val="00695DCD"/>
    <w:rsid w:val="00695F3D"/>
    <w:rsid w:val="006969D1"/>
    <w:rsid w:val="006970C3"/>
    <w:rsid w:val="006A0123"/>
    <w:rsid w:val="006A05CC"/>
    <w:rsid w:val="006A35A7"/>
    <w:rsid w:val="006A4197"/>
    <w:rsid w:val="006B2419"/>
    <w:rsid w:val="006B73FB"/>
    <w:rsid w:val="006C251A"/>
    <w:rsid w:val="006C3620"/>
    <w:rsid w:val="006D20EA"/>
    <w:rsid w:val="006D3474"/>
    <w:rsid w:val="006D428F"/>
    <w:rsid w:val="006D6A79"/>
    <w:rsid w:val="006D70A2"/>
    <w:rsid w:val="006E0197"/>
    <w:rsid w:val="006E7CAB"/>
    <w:rsid w:val="006F7F9D"/>
    <w:rsid w:val="00700D27"/>
    <w:rsid w:val="007010E6"/>
    <w:rsid w:val="007026CD"/>
    <w:rsid w:val="00703137"/>
    <w:rsid w:val="00706202"/>
    <w:rsid w:val="00714AE6"/>
    <w:rsid w:val="007152D7"/>
    <w:rsid w:val="00716E19"/>
    <w:rsid w:val="00717F33"/>
    <w:rsid w:val="00720189"/>
    <w:rsid w:val="007230D0"/>
    <w:rsid w:val="00734E86"/>
    <w:rsid w:val="00740E85"/>
    <w:rsid w:val="00741B07"/>
    <w:rsid w:val="007445E2"/>
    <w:rsid w:val="00746C14"/>
    <w:rsid w:val="0075042A"/>
    <w:rsid w:val="007512A6"/>
    <w:rsid w:val="007556E5"/>
    <w:rsid w:val="0076380E"/>
    <w:rsid w:val="0076537C"/>
    <w:rsid w:val="00767026"/>
    <w:rsid w:val="00772CC7"/>
    <w:rsid w:val="00773F23"/>
    <w:rsid w:val="00776B33"/>
    <w:rsid w:val="007823B3"/>
    <w:rsid w:val="00782C1F"/>
    <w:rsid w:val="00782EB3"/>
    <w:rsid w:val="00792F23"/>
    <w:rsid w:val="007A73C2"/>
    <w:rsid w:val="007A7E5E"/>
    <w:rsid w:val="007B1D2C"/>
    <w:rsid w:val="007B1FCB"/>
    <w:rsid w:val="007B214E"/>
    <w:rsid w:val="007B4ADC"/>
    <w:rsid w:val="007B6B19"/>
    <w:rsid w:val="007C2C59"/>
    <w:rsid w:val="007C3C29"/>
    <w:rsid w:val="007C53D5"/>
    <w:rsid w:val="007D1105"/>
    <w:rsid w:val="007D2501"/>
    <w:rsid w:val="007D38B6"/>
    <w:rsid w:val="007D50E7"/>
    <w:rsid w:val="007D7591"/>
    <w:rsid w:val="007E7497"/>
    <w:rsid w:val="007F1A3F"/>
    <w:rsid w:val="007F5824"/>
    <w:rsid w:val="007F7A2E"/>
    <w:rsid w:val="00801F23"/>
    <w:rsid w:val="00806C41"/>
    <w:rsid w:val="00811E93"/>
    <w:rsid w:val="00830027"/>
    <w:rsid w:val="00830189"/>
    <w:rsid w:val="00830373"/>
    <w:rsid w:val="00832A80"/>
    <w:rsid w:val="0083568B"/>
    <w:rsid w:val="00837632"/>
    <w:rsid w:val="00844762"/>
    <w:rsid w:val="008463F2"/>
    <w:rsid w:val="00846FA9"/>
    <w:rsid w:val="00850C9E"/>
    <w:rsid w:val="00852FCE"/>
    <w:rsid w:val="0085640F"/>
    <w:rsid w:val="008567AA"/>
    <w:rsid w:val="00857DD7"/>
    <w:rsid w:val="008602A7"/>
    <w:rsid w:val="00862500"/>
    <w:rsid w:val="00862C4C"/>
    <w:rsid w:val="0087271C"/>
    <w:rsid w:val="008817F1"/>
    <w:rsid w:val="00892712"/>
    <w:rsid w:val="0089758F"/>
    <w:rsid w:val="008A1CC7"/>
    <w:rsid w:val="008A33C9"/>
    <w:rsid w:val="008A680A"/>
    <w:rsid w:val="008B0BB0"/>
    <w:rsid w:val="008B2378"/>
    <w:rsid w:val="008B6032"/>
    <w:rsid w:val="008C01B9"/>
    <w:rsid w:val="008C7F8C"/>
    <w:rsid w:val="008D20E7"/>
    <w:rsid w:val="008D46E5"/>
    <w:rsid w:val="008E152E"/>
    <w:rsid w:val="008E3EE4"/>
    <w:rsid w:val="008E4B2B"/>
    <w:rsid w:val="008E670E"/>
    <w:rsid w:val="008E6C4B"/>
    <w:rsid w:val="008E7C55"/>
    <w:rsid w:val="008F18C0"/>
    <w:rsid w:val="008F1F0F"/>
    <w:rsid w:val="00903491"/>
    <w:rsid w:val="00906F34"/>
    <w:rsid w:val="00907648"/>
    <w:rsid w:val="00910DD7"/>
    <w:rsid w:val="00912B83"/>
    <w:rsid w:val="00916FE1"/>
    <w:rsid w:val="00921A77"/>
    <w:rsid w:val="00925E14"/>
    <w:rsid w:val="00930FDE"/>
    <w:rsid w:val="0093149C"/>
    <w:rsid w:val="009318A8"/>
    <w:rsid w:val="00935697"/>
    <w:rsid w:val="00941FCE"/>
    <w:rsid w:val="0094477C"/>
    <w:rsid w:val="00953573"/>
    <w:rsid w:val="00953F32"/>
    <w:rsid w:val="00954AB3"/>
    <w:rsid w:val="00956D1C"/>
    <w:rsid w:val="009571B6"/>
    <w:rsid w:val="00957AD3"/>
    <w:rsid w:val="00962259"/>
    <w:rsid w:val="0096443F"/>
    <w:rsid w:val="009647A6"/>
    <w:rsid w:val="00967C1B"/>
    <w:rsid w:val="0097071C"/>
    <w:rsid w:val="009712D6"/>
    <w:rsid w:val="00980B08"/>
    <w:rsid w:val="00984C93"/>
    <w:rsid w:val="00985BB8"/>
    <w:rsid w:val="00987CE1"/>
    <w:rsid w:val="0099405C"/>
    <w:rsid w:val="00994D1D"/>
    <w:rsid w:val="00996782"/>
    <w:rsid w:val="009A643E"/>
    <w:rsid w:val="009A75BD"/>
    <w:rsid w:val="009B1AAA"/>
    <w:rsid w:val="009B1CF2"/>
    <w:rsid w:val="009C600F"/>
    <w:rsid w:val="009C6F48"/>
    <w:rsid w:val="009C77A0"/>
    <w:rsid w:val="009D0FFF"/>
    <w:rsid w:val="009D3723"/>
    <w:rsid w:val="009E04F2"/>
    <w:rsid w:val="009E0F01"/>
    <w:rsid w:val="009E128C"/>
    <w:rsid w:val="009E154B"/>
    <w:rsid w:val="009E7EF8"/>
    <w:rsid w:val="00A011BF"/>
    <w:rsid w:val="00A0241F"/>
    <w:rsid w:val="00A02957"/>
    <w:rsid w:val="00A03B7B"/>
    <w:rsid w:val="00A0674B"/>
    <w:rsid w:val="00A100AB"/>
    <w:rsid w:val="00A12073"/>
    <w:rsid w:val="00A13499"/>
    <w:rsid w:val="00A13E1F"/>
    <w:rsid w:val="00A168BB"/>
    <w:rsid w:val="00A200C9"/>
    <w:rsid w:val="00A20E54"/>
    <w:rsid w:val="00A250D5"/>
    <w:rsid w:val="00A31BE9"/>
    <w:rsid w:val="00A32F56"/>
    <w:rsid w:val="00A331E5"/>
    <w:rsid w:val="00A33D95"/>
    <w:rsid w:val="00A36028"/>
    <w:rsid w:val="00A36801"/>
    <w:rsid w:val="00A36E6A"/>
    <w:rsid w:val="00A45253"/>
    <w:rsid w:val="00A50BD7"/>
    <w:rsid w:val="00A5197E"/>
    <w:rsid w:val="00A51B30"/>
    <w:rsid w:val="00A53B70"/>
    <w:rsid w:val="00A56055"/>
    <w:rsid w:val="00A576F3"/>
    <w:rsid w:val="00A577B7"/>
    <w:rsid w:val="00A63FDA"/>
    <w:rsid w:val="00A64AB4"/>
    <w:rsid w:val="00A65D9E"/>
    <w:rsid w:val="00A70C25"/>
    <w:rsid w:val="00A738FA"/>
    <w:rsid w:val="00A835A6"/>
    <w:rsid w:val="00A8500B"/>
    <w:rsid w:val="00A90099"/>
    <w:rsid w:val="00A91424"/>
    <w:rsid w:val="00A93576"/>
    <w:rsid w:val="00A9613C"/>
    <w:rsid w:val="00A962F5"/>
    <w:rsid w:val="00AA1F76"/>
    <w:rsid w:val="00AA2C77"/>
    <w:rsid w:val="00AA5D96"/>
    <w:rsid w:val="00AA730A"/>
    <w:rsid w:val="00AA74ED"/>
    <w:rsid w:val="00AB60A4"/>
    <w:rsid w:val="00AB6E51"/>
    <w:rsid w:val="00AB7BC2"/>
    <w:rsid w:val="00AB7DBB"/>
    <w:rsid w:val="00AC2255"/>
    <w:rsid w:val="00AC29AE"/>
    <w:rsid w:val="00AC3FB9"/>
    <w:rsid w:val="00AC582C"/>
    <w:rsid w:val="00AC702A"/>
    <w:rsid w:val="00AD15DA"/>
    <w:rsid w:val="00AD226F"/>
    <w:rsid w:val="00AE0964"/>
    <w:rsid w:val="00AE6B9C"/>
    <w:rsid w:val="00AE6C02"/>
    <w:rsid w:val="00AF2F88"/>
    <w:rsid w:val="00AF7CDA"/>
    <w:rsid w:val="00B021DA"/>
    <w:rsid w:val="00B04CFD"/>
    <w:rsid w:val="00B05C6C"/>
    <w:rsid w:val="00B13833"/>
    <w:rsid w:val="00B13A52"/>
    <w:rsid w:val="00B15DD2"/>
    <w:rsid w:val="00B24CF4"/>
    <w:rsid w:val="00B26993"/>
    <w:rsid w:val="00B275A0"/>
    <w:rsid w:val="00B31678"/>
    <w:rsid w:val="00B3355F"/>
    <w:rsid w:val="00B33CA7"/>
    <w:rsid w:val="00B4009D"/>
    <w:rsid w:val="00B45104"/>
    <w:rsid w:val="00B4570C"/>
    <w:rsid w:val="00B46136"/>
    <w:rsid w:val="00B4720A"/>
    <w:rsid w:val="00B474A0"/>
    <w:rsid w:val="00B5208C"/>
    <w:rsid w:val="00B533A7"/>
    <w:rsid w:val="00B54D5C"/>
    <w:rsid w:val="00B635F2"/>
    <w:rsid w:val="00B6432F"/>
    <w:rsid w:val="00B711CC"/>
    <w:rsid w:val="00B71271"/>
    <w:rsid w:val="00B735DB"/>
    <w:rsid w:val="00B74876"/>
    <w:rsid w:val="00B878E7"/>
    <w:rsid w:val="00B919CF"/>
    <w:rsid w:val="00B9436D"/>
    <w:rsid w:val="00BA1CC3"/>
    <w:rsid w:val="00BA3E6A"/>
    <w:rsid w:val="00BA53EF"/>
    <w:rsid w:val="00BA69FB"/>
    <w:rsid w:val="00BB7C2B"/>
    <w:rsid w:val="00BC1664"/>
    <w:rsid w:val="00BC2546"/>
    <w:rsid w:val="00BC43A4"/>
    <w:rsid w:val="00BC6A15"/>
    <w:rsid w:val="00BC779D"/>
    <w:rsid w:val="00BD0148"/>
    <w:rsid w:val="00BD0E0C"/>
    <w:rsid w:val="00BD3346"/>
    <w:rsid w:val="00BD62D3"/>
    <w:rsid w:val="00BE01A1"/>
    <w:rsid w:val="00BE3EC8"/>
    <w:rsid w:val="00BE4716"/>
    <w:rsid w:val="00BE5297"/>
    <w:rsid w:val="00BE6E49"/>
    <w:rsid w:val="00BF4B25"/>
    <w:rsid w:val="00BF6528"/>
    <w:rsid w:val="00C0433B"/>
    <w:rsid w:val="00C04880"/>
    <w:rsid w:val="00C05085"/>
    <w:rsid w:val="00C0567C"/>
    <w:rsid w:val="00C12B28"/>
    <w:rsid w:val="00C14BA7"/>
    <w:rsid w:val="00C1593D"/>
    <w:rsid w:val="00C20213"/>
    <w:rsid w:val="00C268D0"/>
    <w:rsid w:val="00C32B06"/>
    <w:rsid w:val="00C34BCD"/>
    <w:rsid w:val="00C41BB7"/>
    <w:rsid w:val="00C425C3"/>
    <w:rsid w:val="00C47E1B"/>
    <w:rsid w:val="00C47FA0"/>
    <w:rsid w:val="00C5607C"/>
    <w:rsid w:val="00C56C7E"/>
    <w:rsid w:val="00C56F23"/>
    <w:rsid w:val="00C615E2"/>
    <w:rsid w:val="00C7254C"/>
    <w:rsid w:val="00C74CF1"/>
    <w:rsid w:val="00C76AE7"/>
    <w:rsid w:val="00C776A4"/>
    <w:rsid w:val="00C91BA3"/>
    <w:rsid w:val="00C93B8B"/>
    <w:rsid w:val="00C9406D"/>
    <w:rsid w:val="00CA2C6C"/>
    <w:rsid w:val="00CA53C9"/>
    <w:rsid w:val="00CB0212"/>
    <w:rsid w:val="00CB6801"/>
    <w:rsid w:val="00CC0600"/>
    <w:rsid w:val="00CC674F"/>
    <w:rsid w:val="00CC78AC"/>
    <w:rsid w:val="00CD140C"/>
    <w:rsid w:val="00CD221C"/>
    <w:rsid w:val="00CD33C3"/>
    <w:rsid w:val="00CD53BB"/>
    <w:rsid w:val="00CD54C0"/>
    <w:rsid w:val="00CD7C86"/>
    <w:rsid w:val="00CF40E0"/>
    <w:rsid w:val="00CF73F7"/>
    <w:rsid w:val="00CF7953"/>
    <w:rsid w:val="00D0181A"/>
    <w:rsid w:val="00D045FD"/>
    <w:rsid w:val="00D04ADB"/>
    <w:rsid w:val="00D07232"/>
    <w:rsid w:val="00D07375"/>
    <w:rsid w:val="00D10245"/>
    <w:rsid w:val="00D10E64"/>
    <w:rsid w:val="00D12C51"/>
    <w:rsid w:val="00D12FFB"/>
    <w:rsid w:val="00D13EDB"/>
    <w:rsid w:val="00D155E0"/>
    <w:rsid w:val="00D157A6"/>
    <w:rsid w:val="00D21BDD"/>
    <w:rsid w:val="00D26CBE"/>
    <w:rsid w:val="00D315F3"/>
    <w:rsid w:val="00D42F5B"/>
    <w:rsid w:val="00D43515"/>
    <w:rsid w:val="00D4360A"/>
    <w:rsid w:val="00D61CC7"/>
    <w:rsid w:val="00D64E84"/>
    <w:rsid w:val="00D65F07"/>
    <w:rsid w:val="00D67123"/>
    <w:rsid w:val="00D6719D"/>
    <w:rsid w:val="00D70F80"/>
    <w:rsid w:val="00D74442"/>
    <w:rsid w:val="00D74A8D"/>
    <w:rsid w:val="00D74F15"/>
    <w:rsid w:val="00D75757"/>
    <w:rsid w:val="00D82408"/>
    <w:rsid w:val="00D87A29"/>
    <w:rsid w:val="00D87E6A"/>
    <w:rsid w:val="00D92BB7"/>
    <w:rsid w:val="00D94CBD"/>
    <w:rsid w:val="00D97410"/>
    <w:rsid w:val="00DA0B0B"/>
    <w:rsid w:val="00DA1167"/>
    <w:rsid w:val="00DA14D6"/>
    <w:rsid w:val="00DA40C5"/>
    <w:rsid w:val="00DA68B4"/>
    <w:rsid w:val="00DA77E2"/>
    <w:rsid w:val="00DB201F"/>
    <w:rsid w:val="00DB4CC6"/>
    <w:rsid w:val="00DB5B52"/>
    <w:rsid w:val="00DC043F"/>
    <w:rsid w:val="00DC509E"/>
    <w:rsid w:val="00DC540A"/>
    <w:rsid w:val="00DC6D8D"/>
    <w:rsid w:val="00DC76D2"/>
    <w:rsid w:val="00DC7D22"/>
    <w:rsid w:val="00DD0279"/>
    <w:rsid w:val="00DD30ED"/>
    <w:rsid w:val="00DF2D11"/>
    <w:rsid w:val="00DF66FD"/>
    <w:rsid w:val="00E02956"/>
    <w:rsid w:val="00E03BE9"/>
    <w:rsid w:val="00E0496F"/>
    <w:rsid w:val="00E164E0"/>
    <w:rsid w:val="00E16BA9"/>
    <w:rsid w:val="00E21FDF"/>
    <w:rsid w:val="00E264C4"/>
    <w:rsid w:val="00E308E0"/>
    <w:rsid w:val="00E32AC2"/>
    <w:rsid w:val="00E36F0E"/>
    <w:rsid w:val="00E43398"/>
    <w:rsid w:val="00E43E3D"/>
    <w:rsid w:val="00E545F6"/>
    <w:rsid w:val="00E55C6D"/>
    <w:rsid w:val="00E57DCD"/>
    <w:rsid w:val="00E64C21"/>
    <w:rsid w:val="00E73153"/>
    <w:rsid w:val="00E741A3"/>
    <w:rsid w:val="00E81C20"/>
    <w:rsid w:val="00E825F2"/>
    <w:rsid w:val="00E848DD"/>
    <w:rsid w:val="00E84B21"/>
    <w:rsid w:val="00E96715"/>
    <w:rsid w:val="00E96FD3"/>
    <w:rsid w:val="00EA1473"/>
    <w:rsid w:val="00EA1B91"/>
    <w:rsid w:val="00EA200F"/>
    <w:rsid w:val="00EA2FA2"/>
    <w:rsid w:val="00EA67A8"/>
    <w:rsid w:val="00EB1567"/>
    <w:rsid w:val="00EB2BEA"/>
    <w:rsid w:val="00EC24C6"/>
    <w:rsid w:val="00EC68EB"/>
    <w:rsid w:val="00EC7FE1"/>
    <w:rsid w:val="00ED1A32"/>
    <w:rsid w:val="00ED44B1"/>
    <w:rsid w:val="00EE2D22"/>
    <w:rsid w:val="00EE2E0B"/>
    <w:rsid w:val="00EE3DC6"/>
    <w:rsid w:val="00EE4EB9"/>
    <w:rsid w:val="00EE570A"/>
    <w:rsid w:val="00EE6894"/>
    <w:rsid w:val="00EF2933"/>
    <w:rsid w:val="00F01A39"/>
    <w:rsid w:val="00F05146"/>
    <w:rsid w:val="00F1115D"/>
    <w:rsid w:val="00F11C52"/>
    <w:rsid w:val="00F14AE6"/>
    <w:rsid w:val="00F3036C"/>
    <w:rsid w:val="00F3091F"/>
    <w:rsid w:val="00F3513C"/>
    <w:rsid w:val="00F356A0"/>
    <w:rsid w:val="00F358FE"/>
    <w:rsid w:val="00F42122"/>
    <w:rsid w:val="00F42C59"/>
    <w:rsid w:val="00F465C5"/>
    <w:rsid w:val="00F478CE"/>
    <w:rsid w:val="00F5180D"/>
    <w:rsid w:val="00F51B21"/>
    <w:rsid w:val="00F51D87"/>
    <w:rsid w:val="00F521BD"/>
    <w:rsid w:val="00F552C8"/>
    <w:rsid w:val="00F6212C"/>
    <w:rsid w:val="00F62AD4"/>
    <w:rsid w:val="00F64977"/>
    <w:rsid w:val="00F66BF3"/>
    <w:rsid w:val="00F73B4E"/>
    <w:rsid w:val="00F73B7F"/>
    <w:rsid w:val="00F74BB1"/>
    <w:rsid w:val="00F77807"/>
    <w:rsid w:val="00F80599"/>
    <w:rsid w:val="00F83DAC"/>
    <w:rsid w:val="00F8455C"/>
    <w:rsid w:val="00F85E71"/>
    <w:rsid w:val="00F9371C"/>
    <w:rsid w:val="00F953FE"/>
    <w:rsid w:val="00F969A4"/>
    <w:rsid w:val="00F97320"/>
    <w:rsid w:val="00FA0979"/>
    <w:rsid w:val="00FB02AA"/>
    <w:rsid w:val="00FB7516"/>
    <w:rsid w:val="00FC2C49"/>
    <w:rsid w:val="00FC41FF"/>
    <w:rsid w:val="00FC5DA0"/>
    <w:rsid w:val="00FD17F1"/>
    <w:rsid w:val="00FD1A7A"/>
    <w:rsid w:val="00FD5A52"/>
    <w:rsid w:val="00FD6B14"/>
    <w:rsid w:val="00FE0962"/>
    <w:rsid w:val="00FE174C"/>
    <w:rsid w:val="00FE2E7F"/>
    <w:rsid w:val="00FE579E"/>
    <w:rsid w:val="00FF0E2B"/>
    <w:rsid w:val="00FF29AF"/>
    <w:rsid w:val="02F64D25"/>
    <w:rsid w:val="06A44B8B"/>
    <w:rsid w:val="06BB5EEF"/>
    <w:rsid w:val="0B286456"/>
    <w:rsid w:val="0CCC648D"/>
    <w:rsid w:val="0F454735"/>
    <w:rsid w:val="130320AD"/>
    <w:rsid w:val="17FE57B7"/>
    <w:rsid w:val="1F9D0F9E"/>
    <w:rsid w:val="262664BB"/>
    <w:rsid w:val="27DB3AF2"/>
    <w:rsid w:val="35960AD4"/>
    <w:rsid w:val="3C2C0933"/>
    <w:rsid w:val="43163550"/>
    <w:rsid w:val="4D2A1A3C"/>
    <w:rsid w:val="55DF1D67"/>
    <w:rsid w:val="58CB7E20"/>
    <w:rsid w:val="63616199"/>
    <w:rsid w:val="6A474D71"/>
    <w:rsid w:val="6E8509E0"/>
    <w:rsid w:val="74252D60"/>
    <w:rsid w:val="77B05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FCE858"/>
  <w15:docId w15:val="{D4D947EB-C3B9-470F-914B-85BB5254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BO" w:eastAsia="es-B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uiPriority="99" w:qFormat="1"/>
    <w:lsdException w:name="index heading" w:qFormat="1"/>
    <w:lsdException w:name="caption" w:semiHidden="1"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uiPriority="99"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uiPriority="99"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EC8"/>
    <w:pPr>
      <w:spacing w:line="480" w:lineRule="auto"/>
    </w:pPr>
    <w:rPr>
      <w:rFonts w:eastAsiaTheme="minorEastAsia" w:cstheme="minorBidi"/>
      <w:sz w:val="22"/>
      <w:lang w:val="en-US" w:eastAsia="zh-CN"/>
    </w:rPr>
  </w:style>
  <w:style w:type="paragraph" w:styleId="Ttulo1">
    <w:name w:val="heading 1"/>
    <w:basedOn w:val="Normal"/>
    <w:next w:val="Normal"/>
    <w:link w:val="Ttulo1Car"/>
    <w:uiPriority w:val="9"/>
    <w:qFormat/>
    <w:pPr>
      <w:keepNext/>
      <w:spacing w:before="240" w:after="60"/>
      <w:outlineLvl w:val="0"/>
    </w:pPr>
    <w:rPr>
      <w:rFonts w:cs="Arial"/>
      <w:b/>
      <w:bCs/>
      <w:kern w:val="32"/>
      <w:sz w:val="24"/>
      <w:szCs w:val="32"/>
      <w:lang w:val="es-ES"/>
    </w:rPr>
  </w:style>
  <w:style w:type="paragraph" w:styleId="Ttulo2">
    <w:name w:val="heading 2"/>
    <w:basedOn w:val="Normal"/>
    <w:next w:val="Normal"/>
    <w:qFormat/>
    <w:rsid w:val="00BE3EC8"/>
    <w:pPr>
      <w:keepNext/>
      <w:keepLines/>
      <w:spacing w:before="240"/>
      <w:outlineLvl w:val="1"/>
    </w:pPr>
    <w:rPr>
      <w:rFonts w:cs="Arial"/>
      <w:b/>
      <w:bCs/>
      <w:iCs/>
      <w:sz w:val="24"/>
      <w:szCs w:val="28"/>
      <w:lang w:val="es-ES"/>
    </w:rPr>
  </w:style>
  <w:style w:type="paragraph" w:styleId="Ttulo3">
    <w:name w:val="heading 3"/>
    <w:basedOn w:val="Normal"/>
    <w:next w:val="Normal"/>
    <w:qFormat/>
    <w:rsid w:val="00957AD3"/>
    <w:pPr>
      <w:keepNext/>
      <w:spacing w:before="240"/>
      <w:outlineLvl w:val="2"/>
    </w:pPr>
    <w:rPr>
      <w:rFonts w:cs="Arial"/>
      <w:b/>
      <w:bCs/>
      <w:sz w:val="24"/>
      <w:szCs w:val="26"/>
      <w:lang w:val="es-ES"/>
    </w:rPr>
  </w:style>
  <w:style w:type="paragraph" w:styleId="Ttulo4">
    <w:name w:val="heading 4"/>
    <w:basedOn w:val="Normal"/>
    <w:next w:val="Normal"/>
    <w:semiHidden/>
    <w:unhideWhenUsed/>
    <w:qFormat/>
    <w:pPr>
      <w:keepNext/>
      <w:spacing w:before="240" w:after="60"/>
      <w:outlineLvl w:val="3"/>
    </w:pPr>
    <w:rPr>
      <w:b/>
      <w:bCs/>
      <w:sz w:val="28"/>
      <w:szCs w:val="28"/>
      <w:lang w:val="es-ES"/>
    </w:rPr>
  </w:style>
  <w:style w:type="paragraph" w:styleId="Ttulo5">
    <w:name w:val="heading 5"/>
    <w:basedOn w:val="Normal"/>
    <w:next w:val="Normal"/>
    <w:semiHidden/>
    <w:unhideWhenUsed/>
    <w:qFormat/>
    <w:pPr>
      <w:spacing w:before="240" w:after="60"/>
      <w:outlineLvl w:val="4"/>
    </w:pPr>
    <w:rPr>
      <w:b/>
      <w:bCs/>
      <w:i/>
      <w:iCs/>
      <w:sz w:val="26"/>
      <w:szCs w:val="26"/>
      <w:lang w:val="es-ES"/>
    </w:rPr>
  </w:style>
  <w:style w:type="paragraph" w:styleId="Ttulo6">
    <w:name w:val="heading 6"/>
    <w:basedOn w:val="Normal"/>
    <w:next w:val="Normal"/>
    <w:semiHidden/>
    <w:unhideWhenUsed/>
    <w:qFormat/>
    <w:pPr>
      <w:spacing w:before="240" w:after="60"/>
      <w:outlineLvl w:val="5"/>
    </w:pPr>
    <w:rPr>
      <w:b/>
      <w:bCs/>
      <w:szCs w:val="22"/>
      <w:lang w:val="es-ES"/>
    </w:rPr>
  </w:style>
  <w:style w:type="paragraph" w:styleId="Ttulo7">
    <w:name w:val="heading 7"/>
    <w:basedOn w:val="Normal"/>
    <w:next w:val="Normal"/>
    <w:semiHidden/>
    <w:unhideWhenUsed/>
    <w:qFormat/>
    <w:pPr>
      <w:spacing w:before="240" w:after="60"/>
      <w:outlineLvl w:val="6"/>
    </w:pPr>
    <w:rPr>
      <w:sz w:val="24"/>
      <w:szCs w:val="24"/>
      <w:lang w:val="es-ES"/>
    </w:rPr>
  </w:style>
  <w:style w:type="paragraph" w:styleId="Ttulo8">
    <w:name w:val="heading 8"/>
    <w:basedOn w:val="Normal"/>
    <w:next w:val="Normal"/>
    <w:semiHidden/>
    <w:unhideWhenUsed/>
    <w:qFormat/>
    <w:pPr>
      <w:spacing w:before="240" w:after="60"/>
      <w:outlineLvl w:val="7"/>
    </w:pPr>
    <w:rPr>
      <w:i/>
      <w:iCs/>
      <w:sz w:val="24"/>
      <w:szCs w:val="24"/>
      <w:lang w:val="es-ES"/>
    </w:rPr>
  </w:style>
  <w:style w:type="paragraph" w:styleId="Ttulo9">
    <w:name w:val="heading 9"/>
    <w:basedOn w:val="Normal"/>
    <w:next w:val="Normal"/>
    <w:semiHidden/>
    <w:unhideWhenUsed/>
    <w:qFormat/>
    <w:pPr>
      <w:spacing w:before="240" w:after="60"/>
      <w:outlineLvl w:val="8"/>
    </w:pPr>
    <w:rPr>
      <w:rFonts w:ascii="Arial" w:hAnsi="Arial"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VariableHTML">
    <w:name w:val="HTML Variable"/>
    <w:basedOn w:val="Fuentedeprrafopredeter"/>
    <w:qFormat/>
    <w:rPr>
      <w:i/>
      <w:iCs/>
    </w:rPr>
  </w:style>
  <w:style w:type="character" w:styleId="AcrnimoHTML">
    <w:name w:val="HTML Acronym"/>
    <w:basedOn w:val="Fuentedeprrafopredeter"/>
    <w:qFormat/>
  </w:style>
  <w:style w:type="character" w:styleId="Refdenotaalfinal">
    <w:name w:val="endnote reference"/>
    <w:basedOn w:val="Fuentedeprrafopredeter"/>
    <w:qFormat/>
    <w:rPr>
      <w:vertAlign w:val="superscript"/>
    </w:rPr>
  </w:style>
  <w:style w:type="character" w:styleId="CdigoHTML">
    <w:name w:val="HTML Code"/>
    <w:basedOn w:val="Fuentedeprrafopredeter"/>
    <w:qFormat/>
    <w:rPr>
      <w:rFonts w:ascii="Courier New" w:hAnsi="Courier New" w:cs="Courier New"/>
      <w:sz w:val="20"/>
      <w:szCs w:val="20"/>
    </w:rPr>
  </w:style>
  <w:style w:type="character" w:styleId="Nmerodelnea">
    <w:name w:val="line number"/>
    <w:basedOn w:val="Fuentedeprrafopredeter"/>
    <w:qFormat/>
  </w:style>
  <w:style w:type="character" w:styleId="MquinadeescribirHTML">
    <w:name w:val="HTML Typewriter"/>
    <w:basedOn w:val="Fuentedeprrafopredeter"/>
    <w:qFormat/>
    <w:rPr>
      <w:rFonts w:ascii="Courier New" w:hAnsi="Courier New" w:cs="Courier New"/>
      <w:sz w:val="20"/>
      <w:szCs w:val="20"/>
    </w:rPr>
  </w:style>
  <w:style w:type="character" w:styleId="Refdecomentario">
    <w:name w:val="annotation reference"/>
    <w:basedOn w:val="Fuentedeprrafopredeter"/>
    <w:qFormat/>
    <w:rPr>
      <w:sz w:val="21"/>
      <w:szCs w:val="21"/>
    </w:rPr>
  </w:style>
  <w:style w:type="character" w:styleId="EjemplodeHTML">
    <w:name w:val="HTML Sample"/>
    <w:basedOn w:val="Fuentedeprrafopredeter"/>
    <w:qFormat/>
    <w:rPr>
      <w:rFonts w:ascii="Courier New" w:hAnsi="Courier New" w:cs="Courier New"/>
    </w:rPr>
  </w:style>
  <w:style w:type="character" w:styleId="Refdenotaalpie">
    <w:name w:val="footnote reference"/>
    <w:basedOn w:val="Fuentedeprrafopredeter"/>
    <w:qFormat/>
    <w:rPr>
      <w:vertAlign w:val="superscript"/>
    </w:rPr>
  </w:style>
  <w:style w:type="character" w:styleId="CitaHTML">
    <w:name w:val="HTML Cite"/>
    <w:basedOn w:val="Fuentedeprrafopredeter"/>
    <w:qFormat/>
    <w:rPr>
      <w:i/>
      <w:iCs/>
    </w:rPr>
  </w:style>
  <w:style w:type="character" w:styleId="DefinicinHTML">
    <w:name w:val="HTML Definition"/>
    <w:basedOn w:val="Fuentedeprrafopredeter"/>
    <w:qFormat/>
    <w:rPr>
      <w:i/>
      <w:iCs/>
    </w:rPr>
  </w:style>
  <w:style w:type="character" w:styleId="nfasis">
    <w:name w:val="Emphasis"/>
    <w:basedOn w:val="Fuentedeprrafopredeter"/>
    <w:qFormat/>
    <w:rPr>
      <w:i/>
      <w:iCs/>
    </w:rPr>
  </w:style>
  <w:style w:type="character" w:styleId="Hipervnculo">
    <w:name w:val="Hyperlink"/>
    <w:basedOn w:val="Fuentedeprrafopredeter"/>
    <w:uiPriority w:val="99"/>
    <w:qFormat/>
    <w:rPr>
      <w:color w:val="0000FF"/>
      <w:u w:val="single"/>
    </w:rPr>
  </w:style>
  <w:style w:type="character" w:styleId="Hipervnculovisitado">
    <w:name w:val="FollowedHyperlink"/>
    <w:basedOn w:val="Fuentedeprrafopredeter"/>
    <w:uiPriority w:val="99"/>
    <w:qFormat/>
    <w:rPr>
      <w:color w:val="800080"/>
      <w:u w:val="single"/>
    </w:rPr>
  </w:style>
  <w:style w:type="character" w:styleId="Nmerodepgina">
    <w:name w:val="page number"/>
    <w:basedOn w:val="Fuentedeprrafopredeter"/>
    <w:qFormat/>
  </w:style>
  <w:style w:type="character" w:styleId="TecladoHTML">
    <w:name w:val="HTML Keyboard"/>
    <w:basedOn w:val="Fuentedeprrafopredeter"/>
    <w:qFormat/>
    <w:rPr>
      <w:rFonts w:ascii="Courier New" w:hAnsi="Courier New" w:cs="Courier New"/>
      <w:sz w:val="20"/>
      <w:szCs w:val="20"/>
    </w:rPr>
  </w:style>
  <w:style w:type="character" w:styleId="Textoennegrita">
    <w:name w:val="Strong"/>
    <w:basedOn w:val="Fuentedeprrafopredeter"/>
    <w:qFormat/>
    <w:rPr>
      <w:b/>
      <w:bCs/>
    </w:rPr>
  </w:style>
  <w:style w:type="paragraph" w:styleId="Continuarlista2">
    <w:name w:val="List Continue 2"/>
    <w:basedOn w:val="Normal"/>
    <w:qFormat/>
    <w:pPr>
      <w:spacing w:after="120"/>
      <w:ind w:left="720"/>
    </w:pPr>
  </w:style>
  <w:style w:type="paragraph" w:styleId="ndice1">
    <w:name w:val="index 1"/>
    <w:basedOn w:val="Normal"/>
    <w:next w:val="Normal"/>
    <w:qFormat/>
  </w:style>
  <w:style w:type="paragraph" w:styleId="TDC3">
    <w:name w:val="toc 3"/>
    <w:basedOn w:val="Normal"/>
    <w:next w:val="Normal"/>
    <w:uiPriority w:val="39"/>
    <w:qFormat/>
    <w:pPr>
      <w:ind w:leftChars="400" w:left="840"/>
    </w:pPr>
  </w:style>
  <w:style w:type="paragraph" w:styleId="ndice7">
    <w:name w:val="index 7"/>
    <w:basedOn w:val="Normal"/>
    <w:next w:val="Normal"/>
    <w:qFormat/>
    <w:pPr>
      <w:ind w:leftChars="1200" w:left="1200"/>
    </w:pPr>
  </w:style>
  <w:style w:type="paragraph" w:styleId="Textonotapie">
    <w:name w:val="footnote text"/>
    <w:basedOn w:val="Normal"/>
    <w:qFormat/>
    <w:pPr>
      <w:snapToGrid w:val="0"/>
    </w:pPr>
    <w:rPr>
      <w:sz w:val="18"/>
      <w:szCs w:val="18"/>
    </w:rPr>
  </w:style>
  <w:style w:type="paragraph" w:styleId="TDC9">
    <w:name w:val="toc 9"/>
    <w:basedOn w:val="Normal"/>
    <w:next w:val="Normal"/>
    <w:qFormat/>
    <w:pPr>
      <w:ind w:leftChars="1600" w:left="3360"/>
    </w:pPr>
  </w:style>
  <w:style w:type="paragraph" w:styleId="Descripcin">
    <w:name w:val="caption"/>
    <w:basedOn w:val="Normal"/>
    <w:next w:val="Normal"/>
    <w:semiHidden/>
    <w:unhideWhenUsed/>
    <w:qFormat/>
    <w:rPr>
      <w:rFonts w:ascii="Arial" w:eastAsia="SimHei" w:hAnsi="Arial" w:cs="Arial"/>
      <w:sz w:val="20"/>
    </w:rPr>
  </w:style>
  <w:style w:type="paragraph" w:styleId="TDC7">
    <w:name w:val="toc 7"/>
    <w:basedOn w:val="Normal"/>
    <w:next w:val="Normal"/>
    <w:qFormat/>
    <w:pPr>
      <w:ind w:leftChars="1200" w:left="2520"/>
    </w:pPr>
  </w:style>
  <w:style w:type="paragraph" w:styleId="TDC1">
    <w:name w:val="toc 1"/>
    <w:basedOn w:val="Normal"/>
    <w:next w:val="Normal"/>
    <w:uiPriority w:val="39"/>
    <w:qFormat/>
  </w:style>
  <w:style w:type="paragraph" w:styleId="Encabezadodelista">
    <w:name w:val="toa heading"/>
    <w:basedOn w:val="Normal"/>
    <w:next w:val="Normal"/>
    <w:qFormat/>
    <w:pPr>
      <w:spacing w:before="120"/>
    </w:pPr>
    <w:rPr>
      <w:rFonts w:ascii="Arial" w:hAnsi="Arial" w:cs="Arial"/>
      <w:sz w:val="24"/>
      <w:szCs w:val="24"/>
    </w:rPr>
  </w:style>
  <w:style w:type="paragraph" w:styleId="ndice4">
    <w:name w:val="index 4"/>
    <w:basedOn w:val="Normal"/>
    <w:next w:val="Normal"/>
    <w:qFormat/>
    <w:pPr>
      <w:ind w:leftChars="600" w:left="600"/>
    </w:pPr>
  </w:style>
  <w:style w:type="paragraph" w:styleId="Mapadeldocumento">
    <w:name w:val="Document Map"/>
    <w:basedOn w:val="Normal"/>
    <w:qFormat/>
    <w:pPr>
      <w:shd w:val="clear" w:color="auto" w:fill="000080"/>
    </w:pPr>
  </w:style>
  <w:style w:type="paragraph" w:styleId="TDC8">
    <w:name w:val="toc 8"/>
    <w:basedOn w:val="Normal"/>
    <w:next w:val="Normal"/>
    <w:qFormat/>
    <w:pPr>
      <w:ind w:leftChars="1400" w:left="2940"/>
    </w:pPr>
  </w:style>
  <w:style w:type="paragraph" w:styleId="TDC2">
    <w:name w:val="toc 2"/>
    <w:basedOn w:val="Normal"/>
    <w:next w:val="Normal"/>
    <w:uiPriority w:val="39"/>
    <w:qFormat/>
    <w:pPr>
      <w:ind w:leftChars="200" w:left="420"/>
    </w:pPr>
  </w:style>
  <w:style w:type="paragraph" w:styleId="Textomacro">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ndice3">
    <w:name w:val="index 3"/>
    <w:basedOn w:val="Normal"/>
    <w:next w:val="Normal"/>
    <w:qFormat/>
    <w:pPr>
      <w:ind w:leftChars="400" w:left="400"/>
    </w:pPr>
  </w:style>
  <w:style w:type="paragraph" w:styleId="Textonotaalfinal">
    <w:name w:val="endnote text"/>
    <w:basedOn w:val="Normal"/>
    <w:qFormat/>
    <w:pPr>
      <w:snapToGrid w:val="0"/>
    </w:pPr>
  </w:style>
  <w:style w:type="paragraph" w:styleId="Continuarlista3">
    <w:name w:val="List Continue 3"/>
    <w:basedOn w:val="Normal"/>
    <w:qFormat/>
    <w:pPr>
      <w:spacing w:after="120"/>
      <w:ind w:left="1080"/>
    </w:pPr>
  </w:style>
  <w:style w:type="paragraph" w:styleId="ndice8">
    <w:name w:val="index 8"/>
    <w:basedOn w:val="Normal"/>
    <w:next w:val="Normal"/>
    <w:qFormat/>
    <w:pPr>
      <w:ind w:leftChars="1400" w:left="1400"/>
    </w:pPr>
  </w:style>
  <w:style w:type="paragraph" w:styleId="ndice5">
    <w:name w:val="index 5"/>
    <w:basedOn w:val="Normal"/>
    <w:next w:val="Normal"/>
    <w:qFormat/>
    <w:pPr>
      <w:ind w:leftChars="800" w:left="800"/>
    </w:pPr>
  </w:style>
  <w:style w:type="paragraph" w:styleId="ndice2">
    <w:name w:val="index 2"/>
    <w:basedOn w:val="Normal"/>
    <w:next w:val="Normal"/>
    <w:qFormat/>
    <w:pPr>
      <w:ind w:leftChars="200" w:left="200"/>
    </w:pPr>
  </w:style>
  <w:style w:type="paragraph" w:styleId="Asuntodelcomentario">
    <w:name w:val="annotation subject"/>
    <w:basedOn w:val="Textocomentario"/>
    <w:next w:val="Textocomentario"/>
    <w:qFormat/>
    <w:rPr>
      <w:b/>
      <w:bCs/>
    </w:rPr>
  </w:style>
  <w:style w:type="paragraph" w:styleId="Textocomentario">
    <w:name w:val="annotation text"/>
    <w:basedOn w:val="Normal"/>
    <w:qFormat/>
  </w:style>
  <w:style w:type="paragraph" w:styleId="Textodeglobo">
    <w:name w:val="Balloon Text"/>
    <w:basedOn w:val="Normal"/>
    <w:qFormat/>
    <w:rPr>
      <w:sz w:val="16"/>
      <w:szCs w:val="16"/>
    </w:rPr>
  </w:style>
  <w:style w:type="paragraph" w:styleId="Cierre">
    <w:name w:val="Closing"/>
    <w:basedOn w:val="Normal"/>
    <w:qFormat/>
    <w:pPr>
      <w:ind w:left="4320"/>
    </w:pPr>
  </w:style>
  <w:style w:type="paragraph" w:styleId="TDC6">
    <w:name w:val="toc 6"/>
    <w:basedOn w:val="Normal"/>
    <w:next w:val="Normal"/>
    <w:qFormat/>
    <w:pPr>
      <w:ind w:leftChars="1000" w:left="2100"/>
    </w:pPr>
  </w:style>
  <w:style w:type="paragraph" w:styleId="TDC5">
    <w:name w:val="toc 5"/>
    <w:basedOn w:val="Normal"/>
    <w:next w:val="Normal"/>
    <w:qFormat/>
    <w:pPr>
      <w:ind w:leftChars="800" w:left="1680"/>
    </w:pPr>
  </w:style>
  <w:style w:type="paragraph" w:styleId="Tabladeilustraciones">
    <w:name w:val="table of figures"/>
    <w:basedOn w:val="Normal"/>
    <w:next w:val="Normal"/>
    <w:qFormat/>
    <w:pPr>
      <w:ind w:leftChars="200" w:left="200" w:hangingChars="200" w:hanging="200"/>
    </w:pPr>
  </w:style>
  <w:style w:type="paragraph" w:styleId="ndice9">
    <w:name w:val="index 9"/>
    <w:basedOn w:val="Normal"/>
    <w:next w:val="Normal"/>
    <w:qFormat/>
    <w:pPr>
      <w:ind w:leftChars="1600" w:left="1600"/>
    </w:pPr>
  </w:style>
  <w:style w:type="paragraph" w:styleId="TDC4">
    <w:name w:val="toc 4"/>
    <w:basedOn w:val="Normal"/>
    <w:next w:val="Normal"/>
    <w:qFormat/>
    <w:pPr>
      <w:ind w:leftChars="600" w:left="1260"/>
    </w:pPr>
  </w:style>
  <w:style w:type="paragraph" w:styleId="ndice6">
    <w:name w:val="index 6"/>
    <w:basedOn w:val="Normal"/>
    <w:next w:val="Normal"/>
    <w:qFormat/>
    <w:pPr>
      <w:ind w:leftChars="1000" w:left="1000"/>
    </w:pPr>
  </w:style>
  <w:style w:type="paragraph" w:styleId="Continuarlista">
    <w:name w:val="List Continue"/>
    <w:basedOn w:val="Normal"/>
    <w:qFormat/>
    <w:pPr>
      <w:spacing w:after="120"/>
      <w:ind w:left="360"/>
    </w:pPr>
  </w:style>
  <w:style w:type="paragraph" w:styleId="Textoconsangra">
    <w:name w:val="table of authorities"/>
    <w:basedOn w:val="Normal"/>
    <w:next w:val="Normal"/>
    <w:qFormat/>
    <w:pPr>
      <w:ind w:leftChars="200" w:left="420"/>
    </w:pPr>
  </w:style>
  <w:style w:type="paragraph" w:styleId="Ttulodendice">
    <w:name w:val="index heading"/>
    <w:basedOn w:val="Normal"/>
    <w:next w:val="ndice1"/>
    <w:qFormat/>
    <w:rPr>
      <w:rFonts w:ascii="Arial" w:hAnsi="Arial" w:cs="Arial"/>
      <w:b/>
      <w:bCs/>
    </w:rPr>
  </w:style>
  <w:style w:type="paragraph" w:styleId="Continuarlista4">
    <w:name w:val="List Continue 4"/>
    <w:basedOn w:val="Normal"/>
    <w:qFormat/>
    <w:pPr>
      <w:spacing w:after="120"/>
      <w:ind w:left="1440"/>
    </w:pPr>
  </w:style>
  <w:style w:type="paragraph" w:styleId="Textoindependiente2">
    <w:name w:val="Body Text 2"/>
    <w:basedOn w:val="Normal"/>
    <w:qFormat/>
    <w:pPr>
      <w:spacing w:after="120"/>
    </w:pPr>
  </w:style>
  <w:style w:type="paragraph" w:styleId="Lista3">
    <w:name w:val="List 3"/>
    <w:basedOn w:val="Normal"/>
    <w:qFormat/>
    <w:pPr>
      <w:ind w:left="1080" w:hanging="360"/>
    </w:pPr>
  </w:style>
  <w:style w:type="paragraph" w:styleId="Encabezadodenota">
    <w:name w:val="Note Heading"/>
    <w:basedOn w:val="Normal"/>
    <w:next w:val="Normal"/>
    <w:qFormat/>
  </w:style>
  <w:style w:type="paragraph" w:styleId="Remitedesobre">
    <w:name w:val="envelope return"/>
    <w:basedOn w:val="Normal"/>
    <w:qFormat/>
    <w:rPr>
      <w:rFonts w:ascii="Arial" w:hAnsi="Arial" w:cs="Arial"/>
      <w:sz w:val="20"/>
    </w:rPr>
  </w:style>
  <w:style w:type="paragraph" w:styleId="Continuarlista5">
    <w:name w:val="List Continue 5"/>
    <w:basedOn w:val="Normal"/>
    <w:qFormat/>
    <w:pPr>
      <w:spacing w:after="120"/>
      <w:ind w:left="1800"/>
    </w:pPr>
  </w:style>
  <w:style w:type="paragraph" w:styleId="Listaconnmeros2">
    <w:name w:val="List Number 2"/>
    <w:basedOn w:val="Normal"/>
    <w:qFormat/>
    <w:pPr>
      <w:numPr>
        <w:numId w:val="1"/>
      </w:numPr>
    </w:pPr>
  </w:style>
  <w:style w:type="paragraph" w:styleId="Encabezado">
    <w:name w:val="header"/>
    <w:basedOn w:val="Normal"/>
    <w:qFormat/>
    <w:pPr>
      <w:tabs>
        <w:tab w:val="center" w:pos="4153"/>
        <w:tab w:val="right" w:pos="8306"/>
      </w:tabs>
    </w:pPr>
  </w:style>
  <w:style w:type="paragraph" w:styleId="DireccinHTML">
    <w:name w:val="HTML Address"/>
    <w:basedOn w:val="Normal"/>
    <w:qFormat/>
    <w:rPr>
      <w:i/>
      <w:iCs/>
    </w:rPr>
  </w:style>
  <w:style w:type="paragraph" w:styleId="Listaconnmeros4">
    <w:name w:val="List Number 4"/>
    <w:basedOn w:val="Normal"/>
    <w:qFormat/>
    <w:pPr>
      <w:numPr>
        <w:numId w:val="2"/>
      </w:numPr>
    </w:pPr>
  </w:style>
  <w:style w:type="paragraph" w:styleId="Listaconnmeros3">
    <w:name w:val="List Number 3"/>
    <w:basedOn w:val="Normal"/>
    <w:qFormat/>
    <w:pPr>
      <w:numPr>
        <w:numId w:val="3"/>
      </w:numPr>
    </w:pPr>
  </w:style>
  <w:style w:type="paragraph" w:styleId="HTMLconformatoprevio">
    <w:name w:val="HTML Preformatted"/>
    <w:basedOn w:val="Normal"/>
    <w:qFormat/>
    <w:rPr>
      <w:rFonts w:ascii="Courier New" w:hAnsi="Courier New" w:cs="Courier New"/>
      <w:sz w:val="20"/>
    </w:rPr>
  </w:style>
  <w:style w:type="paragraph" w:styleId="Sangra3detindependiente">
    <w:name w:val="Body Text Indent 3"/>
    <w:basedOn w:val="Normal"/>
    <w:qFormat/>
    <w:pPr>
      <w:spacing w:after="120"/>
      <w:ind w:left="360"/>
    </w:pPr>
    <w:rPr>
      <w:sz w:val="16"/>
      <w:szCs w:val="16"/>
    </w:rPr>
  </w:style>
  <w:style w:type="paragraph" w:styleId="Direccinsobre">
    <w:name w:val="envelope address"/>
    <w:basedOn w:val="Normal"/>
    <w:qFormat/>
    <w:pPr>
      <w:framePr w:w="7920" w:h="1980" w:hRule="exact" w:hSpace="141" w:wrap="around" w:hAnchor="page" w:xAlign="center" w:yAlign="bottom"/>
      <w:ind w:left="2880"/>
    </w:pPr>
    <w:rPr>
      <w:rFonts w:ascii="Arial" w:hAnsi="Arial" w:cs="Arial"/>
      <w:sz w:val="24"/>
      <w:szCs w:val="24"/>
    </w:rPr>
  </w:style>
  <w:style w:type="paragraph" w:styleId="Sangradetextonormal">
    <w:name w:val="Body Text Indent"/>
    <w:basedOn w:val="Normal"/>
    <w:qFormat/>
    <w:pPr>
      <w:spacing w:after="120"/>
      <w:ind w:left="360"/>
    </w:pPr>
  </w:style>
  <w:style w:type="paragraph" w:styleId="Listaconnmeros">
    <w:name w:val="List Number"/>
    <w:basedOn w:val="Normal"/>
    <w:qFormat/>
    <w:pPr>
      <w:numPr>
        <w:numId w:val="4"/>
      </w:numPr>
    </w:pPr>
  </w:style>
  <w:style w:type="paragraph" w:styleId="Lista2">
    <w:name w:val="List 2"/>
    <w:basedOn w:val="Normal"/>
    <w:qFormat/>
    <w:pPr>
      <w:ind w:left="720" w:hanging="360"/>
    </w:pPr>
  </w:style>
  <w:style w:type="paragraph" w:styleId="Firma">
    <w:name w:val="Signature"/>
    <w:basedOn w:val="Normal"/>
    <w:qFormat/>
    <w:pPr>
      <w:ind w:left="4320"/>
    </w:pPr>
  </w:style>
  <w:style w:type="paragraph" w:styleId="Listaconvietas3">
    <w:name w:val="List Bullet 3"/>
    <w:basedOn w:val="Normal"/>
    <w:qFormat/>
    <w:pPr>
      <w:numPr>
        <w:numId w:val="5"/>
      </w:numPr>
    </w:pPr>
  </w:style>
  <w:style w:type="paragraph" w:styleId="Encabezadodemensaje">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Listaconnmeros5">
    <w:name w:val="List Number 5"/>
    <w:basedOn w:val="Normal"/>
    <w:qFormat/>
    <w:pPr>
      <w:numPr>
        <w:numId w:val="6"/>
      </w:numPr>
    </w:pPr>
  </w:style>
  <w:style w:type="paragraph" w:styleId="Firmadecorreoelectrnico">
    <w:name w:val="E-mail Signature"/>
    <w:basedOn w:val="Normal"/>
    <w:qFormat/>
  </w:style>
  <w:style w:type="paragraph" w:styleId="Listaconvietas5">
    <w:name w:val="List Bullet 5"/>
    <w:basedOn w:val="Normal"/>
    <w:qFormat/>
    <w:pPr>
      <w:numPr>
        <w:numId w:val="7"/>
      </w:numPr>
    </w:pPr>
  </w:style>
  <w:style w:type="paragraph" w:styleId="Fecha">
    <w:name w:val="Date"/>
    <w:basedOn w:val="Normal"/>
    <w:next w:val="Normal"/>
    <w:qFormat/>
  </w:style>
  <w:style w:type="paragraph" w:styleId="Lista5">
    <w:name w:val="List 5"/>
    <w:basedOn w:val="Normal"/>
    <w:qFormat/>
    <w:pPr>
      <w:ind w:left="1800" w:hanging="360"/>
    </w:pPr>
  </w:style>
  <w:style w:type="paragraph" w:styleId="Lista">
    <w:name w:val="List"/>
    <w:basedOn w:val="Normal"/>
    <w:qFormat/>
    <w:pPr>
      <w:ind w:left="360" w:hanging="360"/>
    </w:pPr>
  </w:style>
  <w:style w:type="paragraph" w:styleId="Lista4">
    <w:name w:val="List 4"/>
    <w:basedOn w:val="Normal"/>
    <w:qFormat/>
    <w:pPr>
      <w:ind w:left="1440" w:hanging="360"/>
    </w:pPr>
  </w:style>
  <w:style w:type="paragraph" w:styleId="Listaconvietas">
    <w:name w:val="List Bullet"/>
    <w:basedOn w:val="Normal"/>
    <w:qFormat/>
    <w:pPr>
      <w:numPr>
        <w:numId w:val="8"/>
      </w:numPr>
    </w:pPr>
  </w:style>
  <w:style w:type="paragraph" w:styleId="Listaconvietas2">
    <w:name w:val="List Bullet 2"/>
    <w:basedOn w:val="Normal"/>
    <w:qFormat/>
    <w:pPr>
      <w:numPr>
        <w:numId w:val="9"/>
      </w:numPr>
    </w:pPr>
  </w:style>
  <w:style w:type="paragraph" w:styleId="Listaconvietas4">
    <w:name w:val="List Bullet 4"/>
    <w:basedOn w:val="Normal"/>
    <w:qFormat/>
    <w:pPr>
      <w:numPr>
        <w:numId w:val="10"/>
      </w:numPr>
    </w:pPr>
  </w:style>
  <w:style w:type="paragraph" w:styleId="NormalWeb">
    <w:name w:val="Normal (Web)"/>
    <w:basedOn w:val="Normal"/>
    <w:uiPriority w:val="99"/>
    <w:qFormat/>
    <w:rPr>
      <w:sz w:val="24"/>
      <w:szCs w:val="24"/>
    </w:rPr>
  </w:style>
  <w:style w:type="paragraph" w:styleId="Piedepgina">
    <w:name w:val="footer"/>
    <w:basedOn w:val="Normal"/>
    <w:link w:val="PiedepginaCar"/>
    <w:uiPriority w:val="99"/>
    <w:qFormat/>
    <w:pPr>
      <w:tabs>
        <w:tab w:val="center" w:pos="4153"/>
        <w:tab w:val="right" w:pos="8306"/>
      </w:tabs>
    </w:pPr>
  </w:style>
  <w:style w:type="paragraph" w:styleId="Saludo">
    <w:name w:val="Salutation"/>
    <w:basedOn w:val="Normal"/>
    <w:next w:val="Normal"/>
    <w:qFormat/>
  </w:style>
  <w:style w:type="paragraph" w:styleId="Sangra2detindependiente">
    <w:name w:val="Body Text Indent 2"/>
    <w:basedOn w:val="Normal"/>
    <w:qFormat/>
    <w:pPr>
      <w:spacing w:after="120"/>
      <w:ind w:left="360"/>
    </w:pPr>
  </w:style>
  <w:style w:type="paragraph" w:styleId="Sangranormal">
    <w:name w:val="Normal Indent"/>
    <w:basedOn w:val="Normal"/>
    <w:qFormat/>
    <w:pPr>
      <w:ind w:left="708"/>
    </w:pPr>
  </w:style>
  <w:style w:type="paragraph" w:styleId="Subttulo">
    <w:name w:val="Subtitle"/>
    <w:basedOn w:val="Normal"/>
    <w:qFormat/>
    <w:pPr>
      <w:spacing w:after="60"/>
      <w:jc w:val="center"/>
      <w:outlineLvl w:val="1"/>
    </w:pPr>
    <w:rPr>
      <w:rFonts w:ascii="Arial" w:hAnsi="Arial" w:cs="Arial"/>
      <w:sz w:val="24"/>
      <w:szCs w:val="24"/>
    </w:rPr>
  </w:style>
  <w:style w:type="paragraph" w:styleId="Textodebloque">
    <w:name w:val="Block Text"/>
    <w:basedOn w:val="Normal"/>
    <w:qFormat/>
    <w:pPr>
      <w:spacing w:after="120"/>
      <w:ind w:left="1440" w:right="1440"/>
    </w:pPr>
  </w:style>
  <w:style w:type="paragraph" w:styleId="Textoindependiente">
    <w:name w:val="Body Text"/>
    <w:basedOn w:val="Normal"/>
    <w:qFormat/>
    <w:pPr>
      <w:spacing w:after="120"/>
    </w:pPr>
  </w:style>
  <w:style w:type="paragraph" w:styleId="Textoindependiente3">
    <w:name w:val="Body Text 3"/>
    <w:basedOn w:val="Normal"/>
    <w:qFormat/>
    <w:pPr>
      <w:spacing w:after="120"/>
    </w:pPr>
    <w:rPr>
      <w:sz w:val="16"/>
      <w:szCs w:val="16"/>
    </w:rPr>
  </w:style>
  <w:style w:type="paragraph" w:styleId="Textoindependienteprimerasangra">
    <w:name w:val="Body Text First Indent"/>
    <w:basedOn w:val="Textoindependiente"/>
    <w:qFormat/>
    <w:pPr>
      <w:ind w:firstLine="210"/>
    </w:pPr>
  </w:style>
  <w:style w:type="paragraph" w:styleId="Textoindependienteprimerasangra2">
    <w:name w:val="Body Text First Indent 2"/>
    <w:basedOn w:val="Sangradetextonormal"/>
    <w:qFormat/>
    <w:pPr>
      <w:ind w:firstLine="210"/>
    </w:pPr>
  </w:style>
  <w:style w:type="paragraph" w:styleId="Textosinformato">
    <w:name w:val="Plain Text"/>
    <w:basedOn w:val="Normal"/>
    <w:qFormat/>
    <w:rPr>
      <w:rFonts w:ascii="Courier New" w:hAnsi="Courier New" w:cs="Courier New"/>
      <w:sz w:val="20"/>
    </w:rPr>
  </w:style>
  <w:style w:type="paragraph" w:styleId="Ttulo">
    <w:name w:val="Title"/>
    <w:basedOn w:val="Normal"/>
    <w:qFormat/>
    <w:pPr>
      <w:spacing w:before="240" w:after="60"/>
      <w:jc w:val="center"/>
      <w:outlineLvl w:val="0"/>
    </w:pPr>
    <w:rPr>
      <w:rFonts w:ascii="Arial" w:hAnsi="Arial" w:cs="Arial"/>
      <w:b/>
      <w:bCs/>
      <w:kern w:val="28"/>
      <w:sz w:val="32"/>
      <w:szCs w:val="32"/>
      <w:lang w:val="es-ES"/>
    </w:rPr>
  </w:style>
  <w:style w:type="table" w:styleId="Tablabsica1">
    <w:name w:val="Table Simple 1"/>
    <w:basedOn w:val="Tabla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Tablamoderna">
    <w:name w:val="Table Contemporary"/>
    <w:basedOn w:val="Tablanormal"/>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Tablabsica2">
    <w:name w:val="Table Simple 2"/>
    <w:basedOn w:val="Tablanormal"/>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absica3">
    <w:name w:val="Table Simple 3"/>
    <w:basedOn w:val="Tabla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Tablaclsica1">
    <w:name w:val="Table Classic 1"/>
    <w:basedOn w:val="Tabla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aclsica2">
    <w:name w:val="Table Classic 2"/>
    <w:basedOn w:val="Tabla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aclsica3">
    <w:name w:val="Table Classic 3"/>
    <w:basedOn w:val="Tabla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Tablaclsica4">
    <w:name w:val="Table Classic 4"/>
    <w:basedOn w:val="Tabla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aconcolumnas1">
    <w:name w:val="Table Columns 1"/>
    <w:basedOn w:val="Tabla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aconcolumnas2">
    <w:name w:val="Table Columns 2"/>
    <w:basedOn w:val="Tablanormal"/>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aweb3">
    <w:name w:val="Table Web 3"/>
    <w:basedOn w:val="Tabla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Tablaconcolumnas3">
    <w:name w:val="Table Columns 3"/>
    <w:basedOn w:val="Tabla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Tablaconcolumnas4">
    <w:name w:val="Table Columns 4"/>
    <w:basedOn w:val="Tablanormal"/>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acontema">
    <w:name w:val="Table Theme"/>
    <w:basedOn w:val="Tabla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vistosa2">
    <w:name w:val="Table Colorful 2"/>
    <w:basedOn w:val="Tabla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Tablaconcuadrcula1">
    <w:name w:val="Table Grid 1"/>
    <w:basedOn w:val="Tabla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Tablavistosa3">
    <w:name w:val="Table Colorful 3"/>
    <w:basedOn w:val="Tabla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Cuadrculadetabla2">
    <w:name w:val="Table Grid 2"/>
    <w:basedOn w:val="Tabla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Cuadrculadetabla3">
    <w:name w:val="Table Grid 3"/>
    <w:basedOn w:val="Tabla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Tablaconlista7">
    <w:name w:val="Table List 7"/>
    <w:basedOn w:val="Tabla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Cuadrculadetabla4">
    <w:name w:val="Table Grid 4"/>
    <w:basedOn w:val="Tabla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Tablaconcuadrcula5">
    <w:name w:val="Table Grid 5"/>
    <w:basedOn w:val="Tabla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aprofesional">
    <w:name w:val="Table Professional"/>
    <w:basedOn w:val="Tabla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Tablaconcuadrcula6">
    <w:name w:val="Table Grid 6"/>
    <w:basedOn w:val="Tabla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aconcuadrcula7">
    <w:name w:val="Table Grid 7"/>
    <w:basedOn w:val="Tabla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aconcuadrcula8">
    <w:name w:val="Table Grid 8"/>
    <w:basedOn w:val="Tabla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Tablaweb1">
    <w:name w:val="Table Web 1"/>
    <w:basedOn w:val="Tabla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Tablaconefectos3D1">
    <w:name w:val="Table 3D effects 1"/>
    <w:basedOn w:val="Tablanormal"/>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aconefectos3D2">
    <w:name w:val="Table 3D effects 2"/>
    <w:basedOn w:val="Tablanormal"/>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avistosa1">
    <w:name w:val="Table Colorful 1"/>
    <w:basedOn w:val="Tabla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Tablaconefectos3D3">
    <w:name w:val="Table 3D effects 3"/>
    <w:basedOn w:val="Tablanormal"/>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aconlista8">
    <w:name w:val="Table List 8"/>
    <w:basedOn w:val="Tabla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Tablaconlista1">
    <w:name w:val="Table List 1"/>
    <w:basedOn w:val="Tabla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aweb2">
    <w:name w:val="Table Web 2"/>
    <w:basedOn w:val="Tabla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Tablaconlista2">
    <w:name w:val="Table List 2"/>
    <w:basedOn w:val="Tablanormal"/>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aelegante">
    <w:name w:val="Table Elegant"/>
    <w:basedOn w:val="Tabla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Tablaconlista3">
    <w:name w:val="Table List 3"/>
    <w:basedOn w:val="Tabla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Tablaconlista4">
    <w:name w:val="Table List 4"/>
    <w:basedOn w:val="Tabla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Tablasutil1">
    <w:name w:val="Table Subtle 1"/>
    <w:basedOn w:val="Tablanormal"/>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aconlista5">
    <w:name w:val="Table List 5"/>
    <w:basedOn w:val="Tabla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Tablaconlista6">
    <w:name w:val="Table List 6"/>
    <w:basedOn w:val="Tabla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Tablasutil2">
    <w:name w:val="Table Subtle 2"/>
    <w:basedOn w:val="Tablanormal"/>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Ttulo1Car">
    <w:name w:val="Título 1 Car"/>
    <w:link w:val="Ttulo1"/>
    <w:uiPriority w:val="9"/>
    <w:rPr>
      <w:rFonts w:ascii="Times New Roman" w:hAnsi="Times New Roman" w:cs="Arial"/>
      <w:b/>
      <w:bCs/>
      <w:kern w:val="32"/>
      <w:sz w:val="24"/>
      <w:szCs w:val="32"/>
      <w:lang w:val="es-ES"/>
    </w:rPr>
  </w:style>
  <w:style w:type="paragraph" w:customStyle="1" w:styleId="WPSOffice1">
    <w:name w:val="WPSOffice手动目录 1"/>
  </w:style>
  <w:style w:type="paragraph" w:styleId="TtuloTDC">
    <w:name w:val="TOC Heading"/>
    <w:basedOn w:val="Ttulo1"/>
    <w:next w:val="Normal"/>
    <w:uiPriority w:val="39"/>
    <w:unhideWhenUsed/>
    <w:qFormat/>
    <w:rsid w:val="00F9371C"/>
    <w:pPr>
      <w:keepLines/>
      <w:spacing w:after="0" w:line="259" w:lineRule="auto"/>
      <w:outlineLvl w:val="9"/>
    </w:pPr>
    <w:rPr>
      <w:rFonts w:asciiTheme="majorHAnsi" w:eastAsiaTheme="majorEastAsia" w:hAnsiTheme="majorHAnsi" w:cstheme="majorBidi"/>
      <w:b w:val="0"/>
      <w:bCs w:val="0"/>
      <w:color w:val="2E74B5" w:themeColor="accent1" w:themeShade="BF"/>
      <w:kern w:val="0"/>
      <w:sz w:val="32"/>
      <w:lang w:val="es-BO" w:eastAsia="es-BO"/>
    </w:rPr>
  </w:style>
  <w:style w:type="paragraph" w:styleId="z-Principiodelformulario">
    <w:name w:val="HTML Top of Form"/>
    <w:basedOn w:val="Normal"/>
    <w:next w:val="Normal"/>
    <w:link w:val="z-PrincipiodelformularioCar"/>
    <w:hidden/>
    <w:uiPriority w:val="99"/>
    <w:semiHidden/>
    <w:unhideWhenUsed/>
    <w:rsid w:val="003D5D93"/>
    <w:pPr>
      <w:pBdr>
        <w:bottom w:val="single" w:sz="6" w:space="1" w:color="auto"/>
      </w:pBdr>
      <w:spacing w:line="240" w:lineRule="auto"/>
      <w:jc w:val="center"/>
    </w:pPr>
    <w:rPr>
      <w:rFonts w:ascii="Arial" w:eastAsia="Times New Roman" w:hAnsi="Arial" w:cs="Arial"/>
      <w:vanish/>
      <w:sz w:val="16"/>
      <w:szCs w:val="16"/>
      <w:lang w:val="es-BO" w:eastAsia="es-BO"/>
    </w:rPr>
  </w:style>
  <w:style w:type="character" w:customStyle="1" w:styleId="z-PrincipiodelformularioCar">
    <w:name w:val="z-Principio del formulario Car"/>
    <w:basedOn w:val="Fuentedeprrafopredeter"/>
    <w:link w:val="z-Principiodelformulario"/>
    <w:uiPriority w:val="99"/>
    <w:semiHidden/>
    <w:rsid w:val="003D5D93"/>
    <w:rPr>
      <w:rFonts w:ascii="Arial" w:eastAsia="Times New Roman" w:hAnsi="Arial" w:cs="Arial"/>
      <w:vanish/>
      <w:sz w:val="16"/>
      <w:szCs w:val="16"/>
    </w:rPr>
  </w:style>
  <w:style w:type="paragraph" w:customStyle="1" w:styleId="msonormal0">
    <w:name w:val="msonormal"/>
    <w:basedOn w:val="Normal"/>
    <w:rsid w:val="00A93576"/>
    <w:pPr>
      <w:spacing w:before="100" w:beforeAutospacing="1" w:after="100" w:afterAutospacing="1" w:line="240" w:lineRule="auto"/>
    </w:pPr>
    <w:rPr>
      <w:rFonts w:eastAsia="Times New Roman" w:cs="Times New Roman"/>
      <w:sz w:val="24"/>
      <w:szCs w:val="24"/>
      <w:lang w:val="es-BO" w:eastAsia="es-BO"/>
    </w:rPr>
  </w:style>
  <w:style w:type="paragraph" w:customStyle="1" w:styleId="xl65">
    <w:name w:val="xl65"/>
    <w:basedOn w:val="Normal"/>
    <w:rsid w:val="00A9357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8"/>
      <w:szCs w:val="18"/>
      <w:lang w:val="es-BO" w:eastAsia="es-BO"/>
    </w:rPr>
  </w:style>
  <w:style w:type="paragraph" w:customStyle="1" w:styleId="xl66">
    <w:name w:val="xl66"/>
    <w:basedOn w:val="Normal"/>
    <w:rsid w:val="00A93576"/>
    <w:pPr>
      <w:pBdr>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 w:val="18"/>
      <w:szCs w:val="18"/>
      <w:lang w:val="es-BO" w:eastAsia="es-BO"/>
    </w:rPr>
  </w:style>
  <w:style w:type="paragraph" w:customStyle="1" w:styleId="xl67">
    <w:name w:val="xl67"/>
    <w:basedOn w:val="Normal"/>
    <w:rsid w:val="00A93576"/>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pPr>
    <w:rPr>
      <w:rFonts w:eastAsia="Times New Roman" w:cs="Times New Roman"/>
      <w:sz w:val="18"/>
      <w:szCs w:val="18"/>
      <w:lang w:val="es-BO" w:eastAsia="es-BO"/>
    </w:rPr>
  </w:style>
  <w:style w:type="paragraph" w:customStyle="1" w:styleId="xl68">
    <w:name w:val="xl68"/>
    <w:basedOn w:val="Normal"/>
    <w:rsid w:val="00A935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8"/>
      <w:szCs w:val="18"/>
      <w:lang w:val="es-BO" w:eastAsia="es-BO"/>
    </w:rPr>
  </w:style>
  <w:style w:type="paragraph" w:customStyle="1" w:styleId="xl69">
    <w:name w:val="xl69"/>
    <w:basedOn w:val="Normal"/>
    <w:rsid w:val="00A935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 w:val="18"/>
      <w:szCs w:val="18"/>
      <w:lang w:val="es-BO" w:eastAsia="es-BO"/>
    </w:rPr>
  </w:style>
  <w:style w:type="paragraph" w:customStyle="1" w:styleId="xl70">
    <w:name w:val="xl70"/>
    <w:basedOn w:val="Normal"/>
    <w:rsid w:val="00A93576"/>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pPr>
    <w:rPr>
      <w:rFonts w:eastAsia="Times New Roman" w:cs="Times New Roman"/>
      <w:color w:val="4472C4"/>
      <w:sz w:val="18"/>
      <w:szCs w:val="18"/>
      <w:lang w:val="es-BO" w:eastAsia="es-BO"/>
    </w:rPr>
  </w:style>
  <w:style w:type="paragraph" w:customStyle="1" w:styleId="xl71">
    <w:name w:val="xl71"/>
    <w:basedOn w:val="Normal"/>
    <w:rsid w:val="00A93576"/>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pPr>
    <w:rPr>
      <w:rFonts w:eastAsia="Times New Roman" w:cs="Times New Roman"/>
      <w:color w:val="A9D08E"/>
      <w:sz w:val="18"/>
      <w:szCs w:val="18"/>
      <w:lang w:val="es-BO" w:eastAsia="es-BO"/>
    </w:rPr>
  </w:style>
  <w:style w:type="paragraph" w:customStyle="1" w:styleId="xl72">
    <w:name w:val="xl72"/>
    <w:basedOn w:val="Normal"/>
    <w:rsid w:val="00A93576"/>
    <w:pPr>
      <w:spacing w:before="100" w:beforeAutospacing="1" w:after="100" w:afterAutospacing="1" w:line="240" w:lineRule="auto"/>
    </w:pPr>
    <w:rPr>
      <w:rFonts w:eastAsia="Times New Roman" w:cs="Times New Roman"/>
      <w:sz w:val="18"/>
      <w:szCs w:val="18"/>
      <w:lang w:val="es-BO" w:eastAsia="es-BO"/>
    </w:rPr>
  </w:style>
  <w:style w:type="paragraph" w:customStyle="1" w:styleId="xl73">
    <w:name w:val="xl73"/>
    <w:basedOn w:val="Normal"/>
    <w:rsid w:val="00A93576"/>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pPr>
    <w:rPr>
      <w:rFonts w:eastAsia="Times New Roman" w:cs="Times New Roman"/>
      <w:sz w:val="18"/>
      <w:szCs w:val="18"/>
      <w:lang w:val="es-BO" w:eastAsia="es-BO"/>
    </w:rPr>
  </w:style>
  <w:style w:type="paragraph" w:customStyle="1" w:styleId="xl74">
    <w:name w:val="xl74"/>
    <w:basedOn w:val="Normal"/>
    <w:rsid w:val="00A9357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8"/>
      <w:szCs w:val="18"/>
      <w:lang w:val="es-BO" w:eastAsia="es-BO"/>
    </w:rPr>
  </w:style>
  <w:style w:type="paragraph" w:customStyle="1" w:styleId="xl75">
    <w:name w:val="xl75"/>
    <w:basedOn w:val="Normal"/>
    <w:rsid w:val="00A93576"/>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pPr>
    <w:rPr>
      <w:rFonts w:eastAsia="Times New Roman" w:cs="Times New Roman"/>
      <w:sz w:val="18"/>
      <w:szCs w:val="18"/>
      <w:lang w:val="es-BO" w:eastAsia="es-BO"/>
    </w:rPr>
  </w:style>
  <w:style w:type="paragraph" w:customStyle="1" w:styleId="xl76">
    <w:name w:val="xl76"/>
    <w:basedOn w:val="Normal"/>
    <w:rsid w:val="00A93576"/>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pPr>
    <w:rPr>
      <w:rFonts w:eastAsia="Times New Roman" w:cs="Times New Roman"/>
      <w:color w:val="A9D08E"/>
      <w:sz w:val="18"/>
      <w:szCs w:val="18"/>
      <w:lang w:val="es-BO" w:eastAsia="es-BO"/>
    </w:rPr>
  </w:style>
  <w:style w:type="paragraph" w:customStyle="1" w:styleId="xl77">
    <w:name w:val="xl77"/>
    <w:basedOn w:val="Normal"/>
    <w:rsid w:val="00A93576"/>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pPr>
    <w:rPr>
      <w:rFonts w:eastAsia="Times New Roman" w:cs="Times New Roman"/>
      <w:sz w:val="18"/>
      <w:szCs w:val="18"/>
      <w:lang w:val="es-BO" w:eastAsia="es-BO"/>
    </w:rPr>
  </w:style>
  <w:style w:type="paragraph" w:customStyle="1" w:styleId="xl78">
    <w:name w:val="xl78"/>
    <w:basedOn w:val="Normal"/>
    <w:rsid w:val="00A9357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8"/>
      <w:szCs w:val="18"/>
      <w:lang w:val="es-BO" w:eastAsia="es-BO"/>
    </w:rPr>
  </w:style>
  <w:style w:type="paragraph" w:customStyle="1" w:styleId="xl79">
    <w:name w:val="xl79"/>
    <w:basedOn w:val="Normal"/>
    <w:rsid w:val="00A93576"/>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pPr>
    <w:rPr>
      <w:rFonts w:eastAsia="Times New Roman" w:cs="Times New Roman"/>
      <w:sz w:val="18"/>
      <w:szCs w:val="18"/>
      <w:lang w:val="es-BO" w:eastAsia="es-BO"/>
    </w:rPr>
  </w:style>
  <w:style w:type="paragraph" w:customStyle="1" w:styleId="xl80">
    <w:name w:val="xl80"/>
    <w:basedOn w:val="Normal"/>
    <w:rsid w:val="00A93576"/>
    <w:pPr>
      <w:pBdr>
        <w:top w:val="single" w:sz="4" w:space="0" w:color="auto"/>
        <w:left w:val="single" w:sz="4" w:space="0" w:color="auto"/>
        <w:bottom w:val="single" w:sz="4" w:space="0" w:color="auto"/>
        <w:right w:val="single" w:sz="4" w:space="0" w:color="auto"/>
      </w:pBdr>
      <w:shd w:val="clear" w:color="000000" w:fill="E56161"/>
      <w:spacing w:before="100" w:beforeAutospacing="1" w:after="100" w:afterAutospacing="1" w:line="240" w:lineRule="auto"/>
    </w:pPr>
    <w:rPr>
      <w:rFonts w:eastAsia="Times New Roman" w:cs="Times New Roman"/>
      <w:color w:val="C00000"/>
      <w:sz w:val="18"/>
      <w:szCs w:val="18"/>
      <w:lang w:val="es-BO" w:eastAsia="es-BO"/>
    </w:rPr>
  </w:style>
  <w:style w:type="paragraph" w:customStyle="1" w:styleId="xl81">
    <w:name w:val="xl81"/>
    <w:basedOn w:val="Normal"/>
    <w:rsid w:val="00A93576"/>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pPr>
    <w:rPr>
      <w:rFonts w:eastAsia="Times New Roman" w:cs="Times New Roman"/>
      <w:color w:val="70AD47"/>
      <w:sz w:val="18"/>
      <w:szCs w:val="18"/>
      <w:lang w:val="es-BO" w:eastAsia="es-BO"/>
    </w:rPr>
  </w:style>
  <w:style w:type="paragraph" w:customStyle="1" w:styleId="xl82">
    <w:name w:val="xl82"/>
    <w:basedOn w:val="Normal"/>
    <w:rsid w:val="00A93576"/>
    <w:pPr>
      <w:pBdr>
        <w:left w:val="single" w:sz="4" w:space="0" w:color="auto"/>
        <w:right w:val="single" w:sz="4" w:space="0" w:color="auto"/>
      </w:pBdr>
      <w:spacing w:before="100" w:beforeAutospacing="1" w:after="100" w:afterAutospacing="1" w:line="240" w:lineRule="auto"/>
    </w:pPr>
    <w:rPr>
      <w:rFonts w:eastAsia="Times New Roman" w:cs="Times New Roman"/>
      <w:b/>
      <w:bCs/>
      <w:sz w:val="18"/>
      <w:szCs w:val="18"/>
      <w:lang w:val="es-BO" w:eastAsia="es-BO"/>
    </w:rPr>
  </w:style>
  <w:style w:type="paragraph" w:customStyle="1" w:styleId="xl83">
    <w:name w:val="xl83"/>
    <w:basedOn w:val="Normal"/>
    <w:rsid w:val="00A93576"/>
    <w:pPr>
      <w:pBdr>
        <w:top w:val="single" w:sz="4" w:space="0" w:color="auto"/>
        <w:left w:val="single" w:sz="4" w:space="0" w:color="auto"/>
        <w:bottom w:val="single" w:sz="4" w:space="0" w:color="auto"/>
        <w:right w:val="single" w:sz="4" w:space="0" w:color="auto"/>
      </w:pBdr>
      <w:shd w:val="clear" w:color="000000" w:fill="C65911"/>
      <w:spacing w:before="100" w:beforeAutospacing="1" w:after="100" w:afterAutospacing="1" w:line="240" w:lineRule="auto"/>
    </w:pPr>
    <w:rPr>
      <w:rFonts w:eastAsia="Times New Roman" w:cs="Times New Roman"/>
      <w:color w:val="4472C4"/>
      <w:sz w:val="18"/>
      <w:szCs w:val="18"/>
      <w:lang w:val="es-BO" w:eastAsia="es-BO"/>
    </w:rPr>
  </w:style>
  <w:style w:type="paragraph" w:customStyle="1" w:styleId="xl84">
    <w:name w:val="xl84"/>
    <w:basedOn w:val="Normal"/>
    <w:rsid w:val="00A93576"/>
    <w:pPr>
      <w:spacing w:before="100" w:beforeAutospacing="1" w:after="100" w:afterAutospacing="1" w:line="240" w:lineRule="auto"/>
      <w:jc w:val="center"/>
    </w:pPr>
    <w:rPr>
      <w:rFonts w:eastAsia="Times New Roman" w:cs="Times New Roman"/>
      <w:b/>
      <w:bCs/>
      <w:sz w:val="18"/>
      <w:szCs w:val="18"/>
      <w:lang w:val="es-BO" w:eastAsia="es-BO"/>
    </w:rPr>
  </w:style>
  <w:style w:type="paragraph" w:customStyle="1" w:styleId="xl85">
    <w:name w:val="xl85"/>
    <w:basedOn w:val="Normal"/>
    <w:rsid w:val="00A93576"/>
    <w:pPr>
      <w:pBdr>
        <w:top w:val="single" w:sz="4" w:space="0" w:color="auto"/>
        <w:left w:val="single" w:sz="4" w:space="0" w:color="auto"/>
        <w:bottom w:val="single" w:sz="4" w:space="0" w:color="auto"/>
        <w:right w:val="single" w:sz="4" w:space="0" w:color="auto"/>
      </w:pBdr>
      <w:shd w:val="clear" w:color="000000" w:fill="E56161"/>
      <w:spacing w:before="100" w:beforeAutospacing="1" w:after="100" w:afterAutospacing="1" w:line="240" w:lineRule="auto"/>
    </w:pPr>
    <w:rPr>
      <w:rFonts w:eastAsia="Times New Roman" w:cs="Times New Roman"/>
      <w:sz w:val="18"/>
      <w:szCs w:val="18"/>
      <w:lang w:val="es-BO" w:eastAsia="es-BO"/>
    </w:rPr>
  </w:style>
  <w:style w:type="paragraph" w:customStyle="1" w:styleId="xl86">
    <w:name w:val="xl86"/>
    <w:basedOn w:val="Normal"/>
    <w:rsid w:val="00A93576"/>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pPr>
    <w:rPr>
      <w:rFonts w:eastAsia="Times New Roman" w:cs="Times New Roman"/>
      <w:color w:val="4472C4"/>
      <w:sz w:val="18"/>
      <w:szCs w:val="18"/>
      <w:lang w:val="es-BO" w:eastAsia="es-BO"/>
    </w:rPr>
  </w:style>
  <w:style w:type="paragraph" w:styleId="Bibliografa">
    <w:name w:val="Bibliography"/>
    <w:basedOn w:val="Normal"/>
    <w:next w:val="Normal"/>
    <w:uiPriority w:val="37"/>
    <w:unhideWhenUsed/>
    <w:rsid w:val="00F478CE"/>
  </w:style>
  <w:style w:type="paragraph" w:customStyle="1" w:styleId="xl63">
    <w:name w:val="xl63"/>
    <w:basedOn w:val="Normal"/>
    <w:rsid w:val="00EC7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8"/>
      <w:szCs w:val="18"/>
      <w:lang w:val="es-BO" w:eastAsia="es-BO"/>
    </w:rPr>
  </w:style>
  <w:style w:type="paragraph" w:customStyle="1" w:styleId="xl64">
    <w:name w:val="xl64"/>
    <w:basedOn w:val="Normal"/>
    <w:rsid w:val="00EC7FE1"/>
    <w:pPr>
      <w:pBdr>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 w:val="18"/>
      <w:szCs w:val="18"/>
      <w:lang w:val="es-BO" w:eastAsia="es-BO"/>
    </w:rPr>
  </w:style>
  <w:style w:type="paragraph" w:styleId="Revisin">
    <w:name w:val="Revision"/>
    <w:hidden/>
    <w:uiPriority w:val="99"/>
    <w:semiHidden/>
    <w:rsid w:val="00846FA9"/>
    <w:rPr>
      <w:rFonts w:eastAsiaTheme="minorEastAsia" w:cstheme="minorBidi"/>
      <w:sz w:val="22"/>
      <w:lang w:val="en-US" w:eastAsia="zh-CN"/>
    </w:rPr>
  </w:style>
  <w:style w:type="character" w:customStyle="1" w:styleId="PiedepginaCar">
    <w:name w:val="Pie de página Car"/>
    <w:basedOn w:val="Fuentedeprrafopredeter"/>
    <w:link w:val="Piedepgina"/>
    <w:uiPriority w:val="99"/>
    <w:rsid w:val="00E43E3D"/>
    <w:rPr>
      <w:rFonts w:eastAsiaTheme="minorEastAsia" w:cstheme="minorBidi"/>
      <w:sz w:val="22"/>
      <w:lang w:val="en-US" w:eastAsia="zh-CN"/>
    </w:rPr>
  </w:style>
  <w:style w:type="table" w:styleId="Tablaconcuadrcula5oscura-nfasis2">
    <w:name w:val="Grid Table 5 Dark Accent 2"/>
    <w:basedOn w:val="Tablanormal"/>
    <w:uiPriority w:val="50"/>
    <w:rsid w:val="00F552C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5">
    <w:name w:val="Grid Table 5 Dark Accent 5"/>
    <w:basedOn w:val="Tablanormal"/>
    <w:uiPriority w:val="50"/>
    <w:rsid w:val="00F552C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lista4-nfasis5">
    <w:name w:val="List Table 4 Accent 5"/>
    <w:basedOn w:val="Tablanormal"/>
    <w:uiPriority w:val="49"/>
    <w:rsid w:val="004572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3-nfasis5">
    <w:name w:val="List Table 3 Accent 5"/>
    <w:basedOn w:val="Tablanormal"/>
    <w:uiPriority w:val="48"/>
    <w:rsid w:val="0045725A"/>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4-nfasis6">
    <w:name w:val="List Table 4 Accent 6"/>
    <w:basedOn w:val="Tablanormal"/>
    <w:uiPriority w:val="49"/>
    <w:rsid w:val="004572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5">
    <w:name w:val="Grid Table 4 Accent 5"/>
    <w:basedOn w:val="Tablanormal"/>
    <w:uiPriority w:val="49"/>
    <w:rsid w:val="004572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5oscura-nfasis6">
    <w:name w:val="Grid Table 5 Dark Accent 6"/>
    <w:basedOn w:val="Tablanormal"/>
    <w:uiPriority w:val="50"/>
    <w:rsid w:val="00AA1F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lista3-nfasis2">
    <w:name w:val="List Table 3 Accent 2"/>
    <w:basedOn w:val="Tablanormal"/>
    <w:uiPriority w:val="48"/>
    <w:rsid w:val="00274449"/>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6">
    <w:name w:val="List Table 3 Accent 6"/>
    <w:basedOn w:val="Tablanormal"/>
    <w:uiPriority w:val="48"/>
    <w:rsid w:val="0027444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concuadrcula4-nfasis6">
    <w:name w:val="Grid Table 4 Accent 6"/>
    <w:basedOn w:val="Tablanormal"/>
    <w:uiPriority w:val="49"/>
    <w:rsid w:val="0027444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1">
    <w:name w:val="Grid Table 4 Accent 1"/>
    <w:basedOn w:val="Tablanormal"/>
    <w:uiPriority w:val="49"/>
    <w:rsid w:val="00220A6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1205D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4893">
      <w:bodyDiv w:val="1"/>
      <w:marLeft w:val="0"/>
      <w:marRight w:val="0"/>
      <w:marTop w:val="0"/>
      <w:marBottom w:val="0"/>
      <w:divBdr>
        <w:top w:val="none" w:sz="0" w:space="0" w:color="auto"/>
        <w:left w:val="none" w:sz="0" w:space="0" w:color="auto"/>
        <w:bottom w:val="none" w:sz="0" w:space="0" w:color="auto"/>
        <w:right w:val="none" w:sz="0" w:space="0" w:color="auto"/>
      </w:divBdr>
    </w:div>
    <w:div w:id="12189859">
      <w:bodyDiv w:val="1"/>
      <w:marLeft w:val="0"/>
      <w:marRight w:val="0"/>
      <w:marTop w:val="0"/>
      <w:marBottom w:val="0"/>
      <w:divBdr>
        <w:top w:val="none" w:sz="0" w:space="0" w:color="auto"/>
        <w:left w:val="none" w:sz="0" w:space="0" w:color="auto"/>
        <w:bottom w:val="none" w:sz="0" w:space="0" w:color="auto"/>
        <w:right w:val="none" w:sz="0" w:space="0" w:color="auto"/>
      </w:divBdr>
    </w:div>
    <w:div w:id="12417387">
      <w:bodyDiv w:val="1"/>
      <w:marLeft w:val="0"/>
      <w:marRight w:val="0"/>
      <w:marTop w:val="0"/>
      <w:marBottom w:val="0"/>
      <w:divBdr>
        <w:top w:val="none" w:sz="0" w:space="0" w:color="auto"/>
        <w:left w:val="none" w:sz="0" w:space="0" w:color="auto"/>
        <w:bottom w:val="none" w:sz="0" w:space="0" w:color="auto"/>
        <w:right w:val="none" w:sz="0" w:space="0" w:color="auto"/>
      </w:divBdr>
    </w:div>
    <w:div w:id="14815378">
      <w:bodyDiv w:val="1"/>
      <w:marLeft w:val="0"/>
      <w:marRight w:val="0"/>
      <w:marTop w:val="0"/>
      <w:marBottom w:val="0"/>
      <w:divBdr>
        <w:top w:val="none" w:sz="0" w:space="0" w:color="auto"/>
        <w:left w:val="none" w:sz="0" w:space="0" w:color="auto"/>
        <w:bottom w:val="none" w:sz="0" w:space="0" w:color="auto"/>
        <w:right w:val="none" w:sz="0" w:space="0" w:color="auto"/>
      </w:divBdr>
    </w:div>
    <w:div w:id="19479311">
      <w:bodyDiv w:val="1"/>
      <w:marLeft w:val="0"/>
      <w:marRight w:val="0"/>
      <w:marTop w:val="0"/>
      <w:marBottom w:val="0"/>
      <w:divBdr>
        <w:top w:val="none" w:sz="0" w:space="0" w:color="auto"/>
        <w:left w:val="none" w:sz="0" w:space="0" w:color="auto"/>
        <w:bottom w:val="none" w:sz="0" w:space="0" w:color="auto"/>
        <w:right w:val="none" w:sz="0" w:space="0" w:color="auto"/>
      </w:divBdr>
    </w:div>
    <w:div w:id="25327285">
      <w:bodyDiv w:val="1"/>
      <w:marLeft w:val="0"/>
      <w:marRight w:val="0"/>
      <w:marTop w:val="0"/>
      <w:marBottom w:val="0"/>
      <w:divBdr>
        <w:top w:val="none" w:sz="0" w:space="0" w:color="auto"/>
        <w:left w:val="none" w:sz="0" w:space="0" w:color="auto"/>
        <w:bottom w:val="none" w:sz="0" w:space="0" w:color="auto"/>
        <w:right w:val="none" w:sz="0" w:space="0" w:color="auto"/>
      </w:divBdr>
    </w:div>
    <w:div w:id="71779322">
      <w:bodyDiv w:val="1"/>
      <w:marLeft w:val="0"/>
      <w:marRight w:val="0"/>
      <w:marTop w:val="0"/>
      <w:marBottom w:val="0"/>
      <w:divBdr>
        <w:top w:val="none" w:sz="0" w:space="0" w:color="auto"/>
        <w:left w:val="none" w:sz="0" w:space="0" w:color="auto"/>
        <w:bottom w:val="none" w:sz="0" w:space="0" w:color="auto"/>
        <w:right w:val="none" w:sz="0" w:space="0" w:color="auto"/>
      </w:divBdr>
    </w:div>
    <w:div w:id="104273921">
      <w:bodyDiv w:val="1"/>
      <w:marLeft w:val="0"/>
      <w:marRight w:val="0"/>
      <w:marTop w:val="0"/>
      <w:marBottom w:val="0"/>
      <w:divBdr>
        <w:top w:val="none" w:sz="0" w:space="0" w:color="auto"/>
        <w:left w:val="none" w:sz="0" w:space="0" w:color="auto"/>
        <w:bottom w:val="none" w:sz="0" w:space="0" w:color="auto"/>
        <w:right w:val="none" w:sz="0" w:space="0" w:color="auto"/>
      </w:divBdr>
    </w:div>
    <w:div w:id="130485048">
      <w:bodyDiv w:val="1"/>
      <w:marLeft w:val="0"/>
      <w:marRight w:val="0"/>
      <w:marTop w:val="0"/>
      <w:marBottom w:val="0"/>
      <w:divBdr>
        <w:top w:val="none" w:sz="0" w:space="0" w:color="auto"/>
        <w:left w:val="none" w:sz="0" w:space="0" w:color="auto"/>
        <w:bottom w:val="none" w:sz="0" w:space="0" w:color="auto"/>
        <w:right w:val="none" w:sz="0" w:space="0" w:color="auto"/>
      </w:divBdr>
    </w:div>
    <w:div w:id="203829857">
      <w:bodyDiv w:val="1"/>
      <w:marLeft w:val="0"/>
      <w:marRight w:val="0"/>
      <w:marTop w:val="0"/>
      <w:marBottom w:val="0"/>
      <w:divBdr>
        <w:top w:val="none" w:sz="0" w:space="0" w:color="auto"/>
        <w:left w:val="none" w:sz="0" w:space="0" w:color="auto"/>
        <w:bottom w:val="none" w:sz="0" w:space="0" w:color="auto"/>
        <w:right w:val="none" w:sz="0" w:space="0" w:color="auto"/>
      </w:divBdr>
    </w:div>
    <w:div w:id="255139539">
      <w:bodyDiv w:val="1"/>
      <w:marLeft w:val="0"/>
      <w:marRight w:val="0"/>
      <w:marTop w:val="0"/>
      <w:marBottom w:val="0"/>
      <w:divBdr>
        <w:top w:val="none" w:sz="0" w:space="0" w:color="auto"/>
        <w:left w:val="none" w:sz="0" w:space="0" w:color="auto"/>
        <w:bottom w:val="none" w:sz="0" w:space="0" w:color="auto"/>
        <w:right w:val="none" w:sz="0" w:space="0" w:color="auto"/>
      </w:divBdr>
    </w:div>
    <w:div w:id="259070658">
      <w:bodyDiv w:val="1"/>
      <w:marLeft w:val="0"/>
      <w:marRight w:val="0"/>
      <w:marTop w:val="0"/>
      <w:marBottom w:val="0"/>
      <w:divBdr>
        <w:top w:val="none" w:sz="0" w:space="0" w:color="auto"/>
        <w:left w:val="none" w:sz="0" w:space="0" w:color="auto"/>
        <w:bottom w:val="none" w:sz="0" w:space="0" w:color="auto"/>
        <w:right w:val="none" w:sz="0" w:space="0" w:color="auto"/>
      </w:divBdr>
    </w:div>
    <w:div w:id="300309948">
      <w:bodyDiv w:val="1"/>
      <w:marLeft w:val="0"/>
      <w:marRight w:val="0"/>
      <w:marTop w:val="0"/>
      <w:marBottom w:val="0"/>
      <w:divBdr>
        <w:top w:val="none" w:sz="0" w:space="0" w:color="auto"/>
        <w:left w:val="none" w:sz="0" w:space="0" w:color="auto"/>
        <w:bottom w:val="none" w:sz="0" w:space="0" w:color="auto"/>
        <w:right w:val="none" w:sz="0" w:space="0" w:color="auto"/>
      </w:divBdr>
    </w:div>
    <w:div w:id="369844358">
      <w:bodyDiv w:val="1"/>
      <w:marLeft w:val="0"/>
      <w:marRight w:val="0"/>
      <w:marTop w:val="0"/>
      <w:marBottom w:val="0"/>
      <w:divBdr>
        <w:top w:val="none" w:sz="0" w:space="0" w:color="auto"/>
        <w:left w:val="none" w:sz="0" w:space="0" w:color="auto"/>
        <w:bottom w:val="none" w:sz="0" w:space="0" w:color="auto"/>
        <w:right w:val="none" w:sz="0" w:space="0" w:color="auto"/>
      </w:divBdr>
    </w:div>
    <w:div w:id="398988718">
      <w:bodyDiv w:val="1"/>
      <w:marLeft w:val="0"/>
      <w:marRight w:val="0"/>
      <w:marTop w:val="0"/>
      <w:marBottom w:val="0"/>
      <w:divBdr>
        <w:top w:val="none" w:sz="0" w:space="0" w:color="auto"/>
        <w:left w:val="none" w:sz="0" w:space="0" w:color="auto"/>
        <w:bottom w:val="none" w:sz="0" w:space="0" w:color="auto"/>
        <w:right w:val="none" w:sz="0" w:space="0" w:color="auto"/>
      </w:divBdr>
    </w:div>
    <w:div w:id="403071932">
      <w:bodyDiv w:val="1"/>
      <w:marLeft w:val="0"/>
      <w:marRight w:val="0"/>
      <w:marTop w:val="0"/>
      <w:marBottom w:val="0"/>
      <w:divBdr>
        <w:top w:val="none" w:sz="0" w:space="0" w:color="auto"/>
        <w:left w:val="none" w:sz="0" w:space="0" w:color="auto"/>
        <w:bottom w:val="none" w:sz="0" w:space="0" w:color="auto"/>
        <w:right w:val="none" w:sz="0" w:space="0" w:color="auto"/>
      </w:divBdr>
    </w:div>
    <w:div w:id="403993311">
      <w:bodyDiv w:val="1"/>
      <w:marLeft w:val="0"/>
      <w:marRight w:val="0"/>
      <w:marTop w:val="0"/>
      <w:marBottom w:val="0"/>
      <w:divBdr>
        <w:top w:val="none" w:sz="0" w:space="0" w:color="auto"/>
        <w:left w:val="none" w:sz="0" w:space="0" w:color="auto"/>
        <w:bottom w:val="none" w:sz="0" w:space="0" w:color="auto"/>
        <w:right w:val="none" w:sz="0" w:space="0" w:color="auto"/>
      </w:divBdr>
    </w:div>
    <w:div w:id="474685386">
      <w:bodyDiv w:val="1"/>
      <w:marLeft w:val="0"/>
      <w:marRight w:val="0"/>
      <w:marTop w:val="0"/>
      <w:marBottom w:val="0"/>
      <w:divBdr>
        <w:top w:val="none" w:sz="0" w:space="0" w:color="auto"/>
        <w:left w:val="none" w:sz="0" w:space="0" w:color="auto"/>
        <w:bottom w:val="none" w:sz="0" w:space="0" w:color="auto"/>
        <w:right w:val="none" w:sz="0" w:space="0" w:color="auto"/>
      </w:divBdr>
    </w:div>
    <w:div w:id="516819139">
      <w:bodyDiv w:val="1"/>
      <w:marLeft w:val="0"/>
      <w:marRight w:val="0"/>
      <w:marTop w:val="0"/>
      <w:marBottom w:val="0"/>
      <w:divBdr>
        <w:top w:val="none" w:sz="0" w:space="0" w:color="auto"/>
        <w:left w:val="none" w:sz="0" w:space="0" w:color="auto"/>
        <w:bottom w:val="none" w:sz="0" w:space="0" w:color="auto"/>
        <w:right w:val="none" w:sz="0" w:space="0" w:color="auto"/>
      </w:divBdr>
    </w:div>
    <w:div w:id="522860941">
      <w:bodyDiv w:val="1"/>
      <w:marLeft w:val="0"/>
      <w:marRight w:val="0"/>
      <w:marTop w:val="0"/>
      <w:marBottom w:val="0"/>
      <w:divBdr>
        <w:top w:val="none" w:sz="0" w:space="0" w:color="auto"/>
        <w:left w:val="none" w:sz="0" w:space="0" w:color="auto"/>
        <w:bottom w:val="none" w:sz="0" w:space="0" w:color="auto"/>
        <w:right w:val="none" w:sz="0" w:space="0" w:color="auto"/>
      </w:divBdr>
    </w:div>
    <w:div w:id="602956898">
      <w:bodyDiv w:val="1"/>
      <w:marLeft w:val="0"/>
      <w:marRight w:val="0"/>
      <w:marTop w:val="0"/>
      <w:marBottom w:val="0"/>
      <w:divBdr>
        <w:top w:val="none" w:sz="0" w:space="0" w:color="auto"/>
        <w:left w:val="none" w:sz="0" w:space="0" w:color="auto"/>
        <w:bottom w:val="none" w:sz="0" w:space="0" w:color="auto"/>
        <w:right w:val="none" w:sz="0" w:space="0" w:color="auto"/>
      </w:divBdr>
    </w:div>
    <w:div w:id="611933596">
      <w:bodyDiv w:val="1"/>
      <w:marLeft w:val="0"/>
      <w:marRight w:val="0"/>
      <w:marTop w:val="0"/>
      <w:marBottom w:val="0"/>
      <w:divBdr>
        <w:top w:val="none" w:sz="0" w:space="0" w:color="auto"/>
        <w:left w:val="none" w:sz="0" w:space="0" w:color="auto"/>
        <w:bottom w:val="none" w:sz="0" w:space="0" w:color="auto"/>
        <w:right w:val="none" w:sz="0" w:space="0" w:color="auto"/>
      </w:divBdr>
    </w:div>
    <w:div w:id="691102948">
      <w:bodyDiv w:val="1"/>
      <w:marLeft w:val="0"/>
      <w:marRight w:val="0"/>
      <w:marTop w:val="0"/>
      <w:marBottom w:val="0"/>
      <w:divBdr>
        <w:top w:val="none" w:sz="0" w:space="0" w:color="auto"/>
        <w:left w:val="none" w:sz="0" w:space="0" w:color="auto"/>
        <w:bottom w:val="none" w:sz="0" w:space="0" w:color="auto"/>
        <w:right w:val="none" w:sz="0" w:space="0" w:color="auto"/>
      </w:divBdr>
    </w:div>
    <w:div w:id="729110315">
      <w:bodyDiv w:val="1"/>
      <w:marLeft w:val="0"/>
      <w:marRight w:val="0"/>
      <w:marTop w:val="0"/>
      <w:marBottom w:val="0"/>
      <w:divBdr>
        <w:top w:val="none" w:sz="0" w:space="0" w:color="auto"/>
        <w:left w:val="none" w:sz="0" w:space="0" w:color="auto"/>
        <w:bottom w:val="none" w:sz="0" w:space="0" w:color="auto"/>
        <w:right w:val="none" w:sz="0" w:space="0" w:color="auto"/>
      </w:divBdr>
    </w:div>
    <w:div w:id="773750233">
      <w:bodyDiv w:val="1"/>
      <w:marLeft w:val="0"/>
      <w:marRight w:val="0"/>
      <w:marTop w:val="0"/>
      <w:marBottom w:val="0"/>
      <w:divBdr>
        <w:top w:val="none" w:sz="0" w:space="0" w:color="auto"/>
        <w:left w:val="none" w:sz="0" w:space="0" w:color="auto"/>
        <w:bottom w:val="none" w:sz="0" w:space="0" w:color="auto"/>
        <w:right w:val="none" w:sz="0" w:space="0" w:color="auto"/>
      </w:divBdr>
    </w:div>
    <w:div w:id="781069011">
      <w:bodyDiv w:val="1"/>
      <w:marLeft w:val="0"/>
      <w:marRight w:val="0"/>
      <w:marTop w:val="0"/>
      <w:marBottom w:val="0"/>
      <w:divBdr>
        <w:top w:val="none" w:sz="0" w:space="0" w:color="auto"/>
        <w:left w:val="none" w:sz="0" w:space="0" w:color="auto"/>
        <w:bottom w:val="none" w:sz="0" w:space="0" w:color="auto"/>
        <w:right w:val="none" w:sz="0" w:space="0" w:color="auto"/>
      </w:divBdr>
    </w:div>
    <w:div w:id="835847358">
      <w:bodyDiv w:val="1"/>
      <w:marLeft w:val="0"/>
      <w:marRight w:val="0"/>
      <w:marTop w:val="0"/>
      <w:marBottom w:val="0"/>
      <w:divBdr>
        <w:top w:val="none" w:sz="0" w:space="0" w:color="auto"/>
        <w:left w:val="none" w:sz="0" w:space="0" w:color="auto"/>
        <w:bottom w:val="none" w:sz="0" w:space="0" w:color="auto"/>
        <w:right w:val="none" w:sz="0" w:space="0" w:color="auto"/>
      </w:divBdr>
    </w:div>
    <w:div w:id="868027157">
      <w:bodyDiv w:val="1"/>
      <w:marLeft w:val="0"/>
      <w:marRight w:val="0"/>
      <w:marTop w:val="0"/>
      <w:marBottom w:val="0"/>
      <w:divBdr>
        <w:top w:val="none" w:sz="0" w:space="0" w:color="auto"/>
        <w:left w:val="none" w:sz="0" w:space="0" w:color="auto"/>
        <w:bottom w:val="none" w:sz="0" w:space="0" w:color="auto"/>
        <w:right w:val="none" w:sz="0" w:space="0" w:color="auto"/>
      </w:divBdr>
    </w:div>
    <w:div w:id="910308138">
      <w:bodyDiv w:val="1"/>
      <w:marLeft w:val="0"/>
      <w:marRight w:val="0"/>
      <w:marTop w:val="0"/>
      <w:marBottom w:val="0"/>
      <w:divBdr>
        <w:top w:val="none" w:sz="0" w:space="0" w:color="auto"/>
        <w:left w:val="none" w:sz="0" w:space="0" w:color="auto"/>
        <w:bottom w:val="none" w:sz="0" w:space="0" w:color="auto"/>
        <w:right w:val="none" w:sz="0" w:space="0" w:color="auto"/>
      </w:divBdr>
    </w:div>
    <w:div w:id="960303737">
      <w:bodyDiv w:val="1"/>
      <w:marLeft w:val="0"/>
      <w:marRight w:val="0"/>
      <w:marTop w:val="0"/>
      <w:marBottom w:val="0"/>
      <w:divBdr>
        <w:top w:val="none" w:sz="0" w:space="0" w:color="auto"/>
        <w:left w:val="none" w:sz="0" w:space="0" w:color="auto"/>
        <w:bottom w:val="none" w:sz="0" w:space="0" w:color="auto"/>
        <w:right w:val="none" w:sz="0" w:space="0" w:color="auto"/>
      </w:divBdr>
    </w:div>
    <w:div w:id="983582988">
      <w:bodyDiv w:val="1"/>
      <w:marLeft w:val="0"/>
      <w:marRight w:val="0"/>
      <w:marTop w:val="0"/>
      <w:marBottom w:val="0"/>
      <w:divBdr>
        <w:top w:val="none" w:sz="0" w:space="0" w:color="auto"/>
        <w:left w:val="none" w:sz="0" w:space="0" w:color="auto"/>
        <w:bottom w:val="none" w:sz="0" w:space="0" w:color="auto"/>
        <w:right w:val="none" w:sz="0" w:space="0" w:color="auto"/>
      </w:divBdr>
    </w:div>
    <w:div w:id="1012072659">
      <w:bodyDiv w:val="1"/>
      <w:marLeft w:val="0"/>
      <w:marRight w:val="0"/>
      <w:marTop w:val="0"/>
      <w:marBottom w:val="0"/>
      <w:divBdr>
        <w:top w:val="none" w:sz="0" w:space="0" w:color="auto"/>
        <w:left w:val="none" w:sz="0" w:space="0" w:color="auto"/>
        <w:bottom w:val="none" w:sz="0" w:space="0" w:color="auto"/>
        <w:right w:val="none" w:sz="0" w:space="0" w:color="auto"/>
      </w:divBdr>
    </w:div>
    <w:div w:id="1020081497">
      <w:bodyDiv w:val="1"/>
      <w:marLeft w:val="0"/>
      <w:marRight w:val="0"/>
      <w:marTop w:val="0"/>
      <w:marBottom w:val="0"/>
      <w:divBdr>
        <w:top w:val="none" w:sz="0" w:space="0" w:color="auto"/>
        <w:left w:val="none" w:sz="0" w:space="0" w:color="auto"/>
        <w:bottom w:val="none" w:sz="0" w:space="0" w:color="auto"/>
        <w:right w:val="none" w:sz="0" w:space="0" w:color="auto"/>
      </w:divBdr>
    </w:div>
    <w:div w:id="1040934642">
      <w:bodyDiv w:val="1"/>
      <w:marLeft w:val="0"/>
      <w:marRight w:val="0"/>
      <w:marTop w:val="0"/>
      <w:marBottom w:val="0"/>
      <w:divBdr>
        <w:top w:val="none" w:sz="0" w:space="0" w:color="auto"/>
        <w:left w:val="none" w:sz="0" w:space="0" w:color="auto"/>
        <w:bottom w:val="none" w:sz="0" w:space="0" w:color="auto"/>
        <w:right w:val="none" w:sz="0" w:space="0" w:color="auto"/>
      </w:divBdr>
    </w:div>
    <w:div w:id="1081751928">
      <w:bodyDiv w:val="1"/>
      <w:marLeft w:val="0"/>
      <w:marRight w:val="0"/>
      <w:marTop w:val="0"/>
      <w:marBottom w:val="0"/>
      <w:divBdr>
        <w:top w:val="none" w:sz="0" w:space="0" w:color="auto"/>
        <w:left w:val="none" w:sz="0" w:space="0" w:color="auto"/>
        <w:bottom w:val="none" w:sz="0" w:space="0" w:color="auto"/>
        <w:right w:val="none" w:sz="0" w:space="0" w:color="auto"/>
      </w:divBdr>
    </w:div>
    <w:div w:id="1124083517">
      <w:bodyDiv w:val="1"/>
      <w:marLeft w:val="0"/>
      <w:marRight w:val="0"/>
      <w:marTop w:val="0"/>
      <w:marBottom w:val="0"/>
      <w:divBdr>
        <w:top w:val="none" w:sz="0" w:space="0" w:color="auto"/>
        <w:left w:val="none" w:sz="0" w:space="0" w:color="auto"/>
        <w:bottom w:val="none" w:sz="0" w:space="0" w:color="auto"/>
        <w:right w:val="none" w:sz="0" w:space="0" w:color="auto"/>
      </w:divBdr>
    </w:div>
    <w:div w:id="1135558863">
      <w:bodyDiv w:val="1"/>
      <w:marLeft w:val="0"/>
      <w:marRight w:val="0"/>
      <w:marTop w:val="0"/>
      <w:marBottom w:val="0"/>
      <w:divBdr>
        <w:top w:val="none" w:sz="0" w:space="0" w:color="auto"/>
        <w:left w:val="none" w:sz="0" w:space="0" w:color="auto"/>
        <w:bottom w:val="none" w:sz="0" w:space="0" w:color="auto"/>
        <w:right w:val="none" w:sz="0" w:space="0" w:color="auto"/>
      </w:divBdr>
    </w:div>
    <w:div w:id="1173959527">
      <w:bodyDiv w:val="1"/>
      <w:marLeft w:val="0"/>
      <w:marRight w:val="0"/>
      <w:marTop w:val="0"/>
      <w:marBottom w:val="0"/>
      <w:divBdr>
        <w:top w:val="none" w:sz="0" w:space="0" w:color="auto"/>
        <w:left w:val="none" w:sz="0" w:space="0" w:color="auto"/>
        <w:bottom w:val="none" w:sz="0" w:space="0" w:color="auto"/>
        <w:right w:val="none" w:sz="0" w:space="0" w:color="auto"/>
      </w:divBdr>
    </w:div>
    <w:div w:id="1179541004">
      <w:bodyDiv w:val="1"/>
      <w:marLeft w:val="0"/>
      <w:marRight w:val="0"/>
      <w:marTop w:val="0"/>
      <w:marBottom w:val="0"/>
      <w:divBdr>
        <w:top w:val="none" w:sz="0" w:space="0" w:color="auto"/>
        <w:left w:val="none" w:sz="0" w:space="0" w:color="auto"/>
        <w:bottom w:val="none" w:sz="0" w:space="0" w:color="auto"/>
        <w:right w:val="none" w:sz="0" w:space="0" w:color="auto"/>
      </w:divBdr>
    </w:div>
    <w:div w:id="1405760143">
      <w:bodyDiv w:val="1"/>
      <w:marLeft w:val="0"/>
      <w:marRight w:val="0"/>
      <w:marTop w:val="0"/>
      <w:marBottom w:val="0"/>
      <w:divBdr>
        <w:top w:val="none" w:sz="0" w:space="0" w:color="auto"/>
        <w:left w:val="none" w:sz="0" w:space="0" w:color="auto"/>
        <w:bottom w:val="none" w:sz="0" w:space="0" w:color="auto"/>
        <w:right w:val="none" w:sz="0" w:space="0" w:color="auto"/>
      </w:divBdr>
    </w:div>
    <w:div w:id="1429079203">
      <w:bodyDiv w:val="1"/>
      <w:marLeft w:val="0"/>
      <w:marRight w:val="0"/>
      <w:marTop w:val="0"/>
      <w:marBottom w:val="0"/>
      <w:divBdr>
        <w:top w:val="none" w:sz="0" w:space="0" w:color="auto"/>
        <w:left w:val="none" w:sz="0" w:space="0" w:color="auto"/>
        <w:bottom w:val="none" w:sz="0" w:space="0" w:color="auto"/>
        <w:right w:val="none" w:sz="0" w:space="0" w:color="auto"/>
      </w:divBdr>
    </w:div>
    <w:div w:id="1429424761">
      <w:bodyDiv w:val="1"/>
      <w:marLeft w:val="0"/>
      <w:marRight w:val="0"/>
      <w:marTop w:val="0"/>
      <w:marBottom w:val="0"/>
      <w:divBdr>
        <w:top w:val="none" w:sz="0" w:space="0" w:color="auto"/>
        <w:left w:val="none" w:sz="0" w:space="0" w:color="auto"/>
        <w:bottom w:val="none" w:sz="0" w:space="0" w:color="auto"/>
        <w:right w:val="none" w:sz="0" w:space="0" w:color="auto"/>
      </w:divBdr>
    </w:div>
    <w:div w:id="1469780181">
      <w:bodyDiv w:val="1"/>
      <w:marLeft w:val="0"/>
      <w:marRight w:val="0"/>
      <w:marTop w:val="0"/>
      <w:marBottom w:val="0"/>
      <w:divBdr>
        <w:top w:val="none" w:sz="0" w:space="0" w:color="auto"/>
        <w:left w:val="none" w:sz="0" w:space="0" w:color="auto"/>
        <w:bottom w:val="none" w:sz="0" w:space="0" w:color="auto"/>
        <w:right w:val="none" w:sz="0" w:space="0" w:color="auto"/>
      </w:divBdr>
      <w:divsChild>
        <w:div w:id="521407541">
          <w:marLeft w:val="0"/>
          <w:marRight w:val="0"/>
          <w:marTop w:val="0"/>
          <w:marBottom w:val="0"/>
          <w:divBdr>
            <w:top w:val="none" w:sz="0" w:space="0" w:color="auto"/>
            <w:left w:val="none" w:sz="0" w:space="0" w:color="auto"/>
            <w:bottom w:val="none" w:sz="0" w:space="0" w:color="auto"/>
            <w:right w:val="none" w:sz="0" w:space="0" w:color="auto"/>
          </w:divBdr>
        </w:div>
        <w:div w:id="710499328">
          <w:marLeft w:val="0"/>
          <w:marRight w:val="0"/>
          <w:marTop w:val="0"/>
          <w:marBottom w:val="0"/>
          <w:divBdr>
            <w:top w:val="none" w:sz="0" w:space="0" w:color="auto"/>
            <w:left w:val="none" w:sz="0" w:space="0" w:color="auto"/>
            <w:bottom w:val="none" w:sz="0" w:space="0" w:color="auto"/>
            <w:right w:val="none" w:sz="0" w:space="0" w:color="auto"/>
          </w:divBdr>
        </w:div>
        <w:div w:id="1049915342">
          <w:marLeft w:val="0"/>
          <w:marRight w:val="0"/>
          <w:marTop w:val="0"/>
          <w:marBottom w:val="0"/>
          <w:divBdr>
            <w:top w:val="none" w:sz="0" w:space="0" w:color="auto"/>
            <w:left w:val="none" w:sz="0" w:space="0" w:color="auto"/>
            <w:bottom w:val="none" w:sz="0" w:space="0" w:color="auto"/>
            <w:right w:val="none" w:sz="0" w:space="0" w:color="auto"/>
          </w:divBdr>
        </w:div>
        <w:div w:id="1394548906">
          <w:marLeft w:val="0"/>
          <w:marRight w:val="0"/>
          <w:marTop w:val="0"/>
          <w:marBottom w:val="0"/>
          <w:divBdr>
            <w:top w:val="none" w:sz="0" w:space="0" w:color="auto"/>
            <w:left w:val="none" w:sz="0" w:space="0" w:color="auto"/>
            <w:bottom w:val="none" w:sz="0" w:space="0" w:color="auto"/>
            <w:right w:val="none" w:sz="0" w:space="0" w:color="auto"/>
          </w:divBdr>
        </w:div>
        <w:div w:id="1528592478">
          <w:marLeft w:val="0"/>
          <w:marRight w:val="0"/>
          <w:marTop w:val="0"/>
          <w:marBottom w:val="0"/>
          <w:divBdr>
            <w:top w:val="none" w:sz="0" w:space="0" w:color="auto"/>
            <w:left w:val="none" w:sz="0" w:space="0" w:color="auto"/>
            <w:bottom w:val="none" w:sz="0" w:space="0" w:color="auto"/>
            <w:right w:val="none" w:sz="0" w:space="0" w:color="auto"/>
          </w:divBdr>
        </w:div>
      </w:divsChild>
    </w:div>
    <w:div w:id="1478721436">
      <w:bodyDiv w:val="1"/>
      <w:marLeft w:val="0"/>
      <w:marRight w:val="0"/>
      <w:marTop w:val="0"/>
      <w:marBottom w:val="0"/>
      <w:divBdr>
        <w:top w:val="none" w:sz="0" w:space="0" w:color="auto"/>
        <w:left w:val="none" w:sz="0" w:space="0" w:color="auto"/>
        <w:bottom w:val="none" w:sz="0" w:space="0" w:color="auto"/>
        <w:right w:val="none" w:sz="0" w:space="0" w:color="auto"/>
      </w:divBdr>
    </w:div>
    <w:div w:id="1525972852">
      <w:bodyDiv w:val="1"/>
      <w:marLeft w:val="0"/>
      <w:marRight w:val="0"/>
      <w:marTop w:val="0"/>
      <w:marBottom w:val="0"/>
      <w:divBdr>
        <w:top w:val="none" w:sz="0" w:space="0" w:color="auto"/>
        <w:left w:val="none" w:sz="0" w:space="0" w:color="auto"/>
        <w:bottom w:val="none" w:sz="0" w:space="0" w:color="auto"/>
        <w:right w:val="none" w:sz="0" w:space="0" w:color="auto"/>
      </w:divBdr>
    </w:div>
    <w:div w:id="1536848244">
      <w:bodyDiv w:val="1"/>
      <w:marLeft w:val="0"/>
      <w:marRight w:val="0"/>
      <w:marTop w:val="0"/>
      <w:marBottom w:val="0"/>
      <w:divBdr>
        <w:top w:val="none" w:sz="0" w:space="0" w:color="auto"/>
        <w:left w:val="none" w:sz="0" w:space="0" w:color="auto"/>
        <w:bottom w:val="none" w:sz="0" w:space="0" w:color="auto"/>
        <w:right w:val="none" w:sz="0" w:space="0" w:color="auto"/>
      </w:divBdr>
    </w:div>
    <w:div w:id="1539078934">
      <w:bodyDiv w:val="1"/>
      <w:marLeft w:val="0"/>
      <w:marRight w:val="0"/>
      <w:marTop w:val="0"/>
      <w:marBottom w:val="0"/>
      <w:divBdr>
        <w:top w:val="none" w:sz="0" w:space="0" w:color="auto"/>
        <w:left w:val="none" w:sz="0" w:space="0" w:color="auto"/>
        <w:bottom w:val="none" w:sz="0" w:space="0" w:color="auto"/>
        <w:right w:val="none" w:sz="0" w:space="0" w:color="auto"/>
      </w:divBdr>
      <w:divsChild>
        <w:div w:id="1931151">
          <w:marLeft w:val="0"/>
          <w:marRight w:val="0"/>
          <w:marTop w:val="0"/>
          <w:marBottom w:val="0"/>
          <w:divBdr>
            <w:top w:val="none" w:sz="0" w:space="0" w:color="auto"/>
            <w:left w:val="none" w:sz="0" w:space="0" w:color="auto"/>
            <w:bottom w:val="none" w:sz="0" w:space="0" w:color="auto"/>
            <w:right w:val="none" w:sz="0" w:space="0" w:color="auto"/>
          </w:divBdr>
        </w:div>
        <w:div w:id="1467357953">
          <w:marLeft w:val="0"/>
          <w:marRight w:val="0"/>
          <w:marTop w:val="0"/>
          <w:marBottom w:val="0"/>
          <w:divBdr>
            <w:top w:val="single" w:sz="2" w:space="0" w:color="E3E3E3"/>
            <w:left w:val="single" w:sz="2" w:space="0" w:color="E3E3E3"/>
            <w:bottom w:val="single" w:sz="2" w:space="0" w:color="E3E3E3"/>
            <w:right w:val="single" w:sz="2" w:space="0" w:color="E3E3E3"/>
          </w:divBdr>
          <w:divsChild>
            <w:div w:id="1148090946">
              <w:marLeft w:val="0"/>
              <w:marRight w:val="0"/>
              <w:marTop w:val="0"/>
              <w:marBottom w:val="0"/>
              <w:divBdr>
                <w:top w:val="single" w:sz="2" w:space="0" w:color="E3E3E3"/>
                <w:left w:val="single" w:sz="2" w:space="0" w:color="E3E3E3"/>
                <w:bottom w:val="single" w:sz="2" w:space="0" w:color="E3E3E3"/>
                <w:right w:val="single" w:sz="2" w:space="0" w:color="E3E3E3"/>
              </w:divBdr>
              <w:divsChild>
                <w:div w:id="791363040">
                  <w:marLeft w:val="0"/>
                  <w:marRight w:val="0"/>
                  <w:marTop w:val="0"/>
                  <w:marBottom w:val="0"/>
                  <w:divBdr>
                    <w:top w:val="single" w:sz="2" w:space="0" w:color="E3E3E3"/>
                    <w:left w:val="single" w:sz="2" w:space="0" w:color="E3E3E3"/>
                    <w:bottom w:val="single" w:sz="2" w:space="0" w:color="E3E3E3"/>
                    <w:right w:val="single" w:sz="2" w:space="0" w:color="E3E3E3"/>
                  </w:divBdr>
                  <w:divsChild>
                    <w:div w:id="1379936850">
                      <w:marLeft w:val="0"/>
                      <w:marRight w:val="0"/>
                      <w:marTop w:val="0"/>
                      <w:marBottom w:val="0"/>
                      <w:divBdr>
                        <w:top w:val="single" w:sz="2" w:space="0" w:color="E3E3E3"/>
                        <w:left w:val="single" w:sz="2" w:space="0" w:color="E3E3E3"/>
                        <w:bottom w:val="single" w:sz="2" w:space="0" w:color="E3E3E3"/>
                        <w:right w:val="single" w:sz="2" w:space="0" w:color="E3E3E3"/>
                      </w:divBdr>
                      <w:divsChild>
                        <w:div w:id="1472362870">
                          <w:marLeft w:val="0"/>
                          <w:marRight w:val="0"/>
                          <w:marTop w:val="0"/>
                          <w:marBottom w:val="0"/>
                          <w:divBdr>
                            <w:top w:val="single" w:sz="2" w:space="0" w:color="E3E3E3"/>
                            <w:left w:val="single" w:sz="2" w:space="0" w:color="E3E3E3"/>
                            <w:bottom w:val="single" w:sz="2" w:space="0" w:color="E3E3E3"/>
                            <w:right w:val="single" w:sz="2" w:space="0" w:color="E3E3E3"/>
                          </w:divBdr>
                          <w:divsChild>
                            <w:div w:id="340398510">
                              <w:marLeft w:val="0"/>
                              <w:marRight w:val="0"/>
                              <w:marTop w:val="0"/>
                              <w:marBottom w:val="0"/>
                              <w:divBdr>
                                <w:top w:val="single" w:sz="2" w:space="0" w:color="E3E3E3"/>
                                <w:left w:val="single" w:sz="2" w:space="0" w:color="E3E3E3"/>
                                <w:bottom w:val="single" w:sz="2" w:space="0" w:color="E3E3E3"/>
                                <w:right w:val="single" w:sz="2" w:space="0" w:color="E3E3E3"/>
                              </w:divBdr>
                              <w:divsChild>
                                <w:div w:id="62334405">
                                  <w:marLeft w:val="0"/>
                                  <w:marRight w:val="0"/>
                                  <w:marTop w:val="100"/>
                                  <w:marBottom w:val="100"/>
                                  <w:divBdr>
                                    <w:top w:val="single" w:sz="2" w:space="0" w:color="E3E3E3"/>
                                    <w:left w:val="single" w:sz="2" w:space="0" w:color="E3E3E3"/>
                                    <w:bottom w:val="single" w:sz="2" w:space="0" w:color="E3E3E3"/>
                                    <w:right w:val="single" w:sz="2" w:space="0" w:color="E3E3E3"/>
                                  </w:divBdr>
                                  <w:divsChild>
                                    <w:div w:id="421342178">
                                      <w:marLeft w:val="0"/>
                                      <w:marRight w:val="0"/>
                                      <w:marTop w:val="0"/>
                                      <w:marBottom w:val="0"/>
                                      <w:divBdr>
                                        <w:top w:val="single" w:sz="2" w:space="0" w:color="E3E3E3"/>
                                        <w:left w:val="single" w:sz="2" w:space="0" w:color="E3E3E3"/>
                                        <w:bottom w:val="single" w:sz="2" w:space="0" w:color="E3E3E3"/>
                                        <w:right w:val="single" w:sz="2" w:space="0" w:color="E3E3E3"/>
                                      </w:divBdr>
                                      <w:divsChild>
                                        <w:div w:id="1721587031">
                                          <w:marLeft w:val="0"/>
                                          <w:marRight w:val="0"/>
                                          <w:marTop w:val="0"/>
                                          <w:marBottom w:val="0"/>
                                          <w:divBdr>
                                            <w:top w:val="single" w:sz="2" w:space="0" w:color="E3E3E3"/>
                                            <w:left w:val="single" w:sz="2" w:space="0" w:color="E3E3E3"/>
                                            <w:bottom w:val="single" w:sz="2" w:space="0" w:color="E3E3E3"/>
                                            <w:right w:val="single" w:sz="2" w:space="0" w:color="E3E3E3"/>
                                          </w:divBdr>
                                          <w:divsChild>
                                            <w:div w:id="766004222">
                                              <w:marLeft w:val="0"/>
                                              <w:marRight w:val="0"/>
                                              <w:marTop w:val="0"/>
                                              <w:marBottom w:val="0"/>
                                              <w:divBdr>
                                                <w:top w:val="single" w:sz="2" w:space="0" w:color="E3E3E3"/>
                                                <w:left w:val="single" w:sz="2" w:space="0" w:color="E3E3E3"/>
                                                <w:bottom w:val="single" w:sz="2" w:space="0" w:color="E3E3E3"/>
                                                <w:right w:val="single" w:sz="2" w:space="0" w:color="E3E3E3"/>
                                              </w:divBdr>
                                              <w:divsChild>
                                                <w:div w:id="1464888342">
                                                  <w:marLeft w:val="0"/>
                                                  <w:marRight w:val="0"/>
                                                  <w:marTop w:val="0"/>
                                                  <w:marBottom w:val="0"/>
                                                  <w:divBdr>
                                                    <w:top w:val="single" w:sz="2" w:space="0" w:color="E3E3E3"/>
                                                    <w:left w:val="single" w:sz="2" w:space="0" w:color="E3E3E3"/>
                                                    <w:bottom w:val="single" w:sz="2" w:space="0" w:color="E3E3E3"/>
                                                    <w:right w:val="single" w:sz="2" w:space="0" w:color="E3E3E3"/>
                                                  </w:divBdr>
                                                  <w:divsChild>
                                                    <w:div w:id="2127964916">
                                                      <w:marLeft w:val="0"/>
                                                      <w:marRight w:val="0"/>
                                                      <w:marTop w:val="0"/>
                                                      <w:marBottom w:val="0"/>
                                                      <w:divBdr>
                                                        <w:top w:val="single" w:sz="2" w:space="0" w:color="E3E3E3"/>
                                                        <w:left w:val="single" w:sz="2" w:space="0" w:color="E3E3E3"/>
                                                        <w:bottom w:val="single" w:sz="2" w:space="0" w:color="E3E3E3"/>
                                                        <w:right w:val="single" w:sz="2" w:space="0" w:color="E3E3E3"/>
                                                      </w:divBdr>
                                                      <w:divsChild>
                                                        <w:div w:id="71005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56703190">
      <w:bodyDiv w:val="1"/>
      <w:marLeft w:val="0"/>
      <w:marRight w:val="0"/>
      <w:marTop w:val="0"/>
      <w:marBottom w:val="0"/>
      <w:divBdr>
        <w:top w:val="none" w:sz="0" w:space="0" w:color="auto"/>
        <w:left w:val="none" w:sz="0" w:space="0" w:color="auto"/>
        <w:bottom w:val="none" w:sz="0" w:space="0" w:color="auto"/>
        <w:right w:val="none" w:sz="0" w:space="0" w:color="auto"/>
      </w:divBdr>
    </w:div>
    <w:div w:id="1567228945">
      <w:bodyDiv w:val="1"/>
      <w:marLeft w:val="0"/>
      <w:marRight w:val="0"/>
      <w:marTop w:val="0"/>
      <w:marBottom w:val="0"/>
      <w:divBdr>
        <w:top w:val="none" w:sz="0" w:space="0" w:color="auto"/>
        <w:left w:val="none" w:sz="0" w:space="0" w:color="auto"/>
        <w:bottom w:val="none" w:sz="0" w:space="0" w:color="auto"/>
        <w:right w:val="none" w:sz="0" w:space="0" w:color="auto"/>
      </w:divBdr>
    </w:div>
    <w:div w:id="1582324977">
      <w:bodyDiv w:val="1"/>
      <w:marLeft w:val="0"/>
      <w:marRight w:val="0"/>
      <w:marTop w:val="0"/>
      <w:marBottom w:val="0"/>
      <w:divBdr>
        <w:top w:val="none" w:sz="0" w:space="0" w:color="auto"/>
        <w:left w:val="none" w:sz="0" w:space="0" w:color="auto"/>
        <w:bottom w:val="none" w:sz="0" w:space="0" w:color="auto"/>
        <w:right w:val="none" w:sz="0" w:space="0" w:color="auto"/>
      </w:divBdr>
    </w:div>
    <w:div w:id="1606957495">
      <w:bodyDiv w:val="1"/>
      <w:marLeft w:val="0"/>
      <w:marRight w:val="0"/>
      <w:marTop w:val="0"/>
      <w:marBottom w:val="0"/>
      <w:divBdr>
        <w:top w:val="none" w:sz="0" w:space="0" w:color="auto"/>
        <w:left w:val="none" w:sz="0" w:space="0" w:color="auto"/>
        <w:bottom w:val="none" w:sz="0" w:space="0" w:color="auto"/>
        <w:right w:val="none" w:sz="0" w:space="0" w:color="auto"/>
      </w:divBdr>
      <w:divsChild>
        <w:div w:id="1074159764">
          <w:marLeft w:val="0"/>
          <w:marRight w:val="0"/>
          <w:marTop w:val="0"/>
          <w:marBottom w:val="0"/>
          <w:divBdr>
            <w:top w:val="none" w:sz="0" w:space="0" w:color="auto"/>
            <w:left w:val="none" w:sz="0" w:space="0" w:color="auto"/>
            <w:bottom w:val="none" w:sz="0" w:space="0" w:color="auto"/>
            <w:right w:val="none" w:sz="0" w:space="0" w:color="auto"/>
          </w:divBdr>
        </w:div>
      </w:divsChild>
    </w:div>
    <w:div w:id="1644502207">
      <w:bodyDiv w:val="1"/>
      <w:marLeft w:val="0"/>
      <w:marRight w:val="0"/>
      <w:marTop w:val="0"/>
      <w:marBottom w:val="0"/>
      <w:divBdr>
        <w:top w:val="none" w:sz="0" w:space="0" w:color="auto"/>
        <w:left w:val="none" w:sz="0" w:space="0" w:color="auto"/>
        <w:bottom w:val="none" w:sz="0" w:space="0" w:color="auto"/>
        <w:right w:val="none" w:sz="0" w:space="0" w:color="auto"/>
      </w:divBdr>
    </w:div>
    <w:div w:id="1785152107">
      <w:bodyDiv w:val="1"/>
      <w:marLeft w:val="0"/>
      <w:marRight w:val="0"/>
      <w:marTop w:val="0"/>
      <w:marBottom w:val="0"/>
      <w:divBdr>
        <w:top w:val="none" w:sz="0" w:space="0" w:color="auto"/>
        <w:left w:val="none" w:sz="0" w:space="0" w:color="auto"/>
        <w:bottom w:val="none" w:sz="0" w:space="0" w:color="auto"/>
        <w:right w:val="none" w:sz="0" w:space="0" w:color="auto"/>
      </w:divBdr>
      <w:divsChild>
        <w:div w:id="1045716308">
          <w:marLeft w:val="0"/>
          <w:marRight w:val="0"/>
          <w:marTop w:val="0"/>
          <w:marBottom w:val="0"/>
          <w:divBdr>
            <w:top w:val="single" w:sz="2" w:space="0" w:color="E3E3E3"/>
            <w:left w:val="single" w:sz="2" w:space="0" w:color="E3E3E3"/>
            <w:bottom w:val="single" w:sz="2" w:space="0" w:color="E3E3E3"/>
            <w:right w:val="single" w:sz="2" w:space="0" w:color="E3E3E3"/>
          </w:divBdr>
          <w:divsChild>
            <w:div w:id="1684741821">
              <w:marLeft w:val="0"/>
              <w:marRight w:val="0"/>
              <w:marTop w:val="0"/>
              <w:marBottom w:val="0"/>
              <w:divBdr>
                <w:top w:val="single" w:sz="2" w:space="0" w:color="E3E3E3"/>
                <w:left w:val="single" w:sz="2" w:space="0" w:color="E3E3E3"/>
                <w:bottom w:val="single" w:sz="2" w:space="0" w:color="E3E3E3"/>
                <w:right w:val="single" w:sz="2" w:space="0" w:color="E3E3E3"/>
              </w:divBdr>
              <w:divsChild>
                <w:div w:id="217014648">
                  <w:marLeft w:val="0"/>
                  <w:marRight w:val="0"/>
                  <w:marTop w:val="0"/>
                  <w:marBottom w:val="0"/>
                  <w:divBdr>
                    <w:top w:val="single" w:sz="2" w:space="0" w:color="E3E3E3"/>
                    <w:left w:val="single" w:sz="2" w:space="0" w:color="E3E3E3"/>
                    <w:bottom w:val="single" w:sz="2" w:space="0" w:color="E3E3E3"/>
                    <w:right w:val="single" w:sz="2" w:space="0" w:color="E3E3E3"/>
                  </w:divBdr>
                  <w:divsChild>
                    <w:div w:id="1010720508">
                      <w:marLeft w:val="0"/>
                      <w:marRight w:val="0"/>
                      <w:marTop w:val="0"/>
                      <w:marBottom w:val="0"/>
                      <w:divBdr>
                        <w:top w:val="single" w:sz="2" w:space="0" w:color="E3E3E3"/>
                        <w:left w:val="single" w:sz="2" w:space="0" w:color="E3E3E3"/>
                        <w:bottom w:val="single" w:sz="2" w:space="0" w:color="E3E3E3"/>
                        <w:right w:val="single" w:sz="2" w:space="0" w:color="E3E3E3"/>
                      </w:divBdr>
                      <w:divsChild>
                        <w:div w:id="1850099175">
                          <w:marLeft w:val="0"/>
                          <w:marRight w:val="0"/>
                          <w:marTop w:val="0"/>
                          <w:marBottom w:val="0"/>
                          <w:divBdr>
                            <w:top w:val="single" w:sz="2" w:space="0" w:color="E3E3E3"/>
                            <w:left w:val="single" w:sz="2" w:space="0" w:color="E3E3E3"/>
                            <w:bottom w:val="single" w:sz="2" w:space="0" w:color="E3E3E3"/>
                            <w:right w:val="single" w:sz="2" w:space="0" w:color="E3E3E3"/>
                          </w:divBdr>
                          <w:divsChild>
                            <w:div w:id="1005402185">
                              <w:marLeft w:val="0"/>
                              <w:marRight w:val="0"/>
                              <w:marTop w:val="0"/>
                              <w:marBottom w:val="0"/>
                              <w:divBdr>
                                <w:top w:val="single" w:sz="2" w:space="0" w:color="E3E3E3"/>
                                <w:left w:val="single" w:sz="2" w:space="0" w:color="E3E3E3"/>
                                <w:bottom w:val="single" w:sz="2" w:space="0" w:color="E3E3E3"/>
                                <w:right w:val="single" w:sz="2" w:space="0" w:color="E3E3E3"/>
                              </w:divBdr>
                              <w:divsChild>
                                <w:div w:id="1463108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633554572">
                                      <w:marLeft w:val="0"/>
                                      <w:marRight w:val="0"/>
                                      <w:marTop w:val="0"/>
                                      <w:marBottom w:val="0"/>
                                      <w:divBdr>
                                        <w:top w:val="single" w:sz="2" w:space="0" w:color="E3E3E3"/>
                                        <w:left w:val="single" w:sz="2" w:space="0" w:color="E3E3E3"/>
                                        <w:bottom w:val="single" w:sz="2" w:space="0" w:color="E3E3E3"/>
                                        <w:right w:val="single" w:sz="2" w:space="0" w:color="E3E3E3"/>
                                      </w:divBdr>
                                      <w:divsChild>
                                        <w:div w:id="216623070">
                                          <w:marLeft w:val="0"/>
                                          <w:marRight w:val="0"/>
                                          <w:marTop w:val="0"/>
                                          <w:marBottom w:val="0"/>
                                          <w:divBdr>
                                            <w:top w:val="single" w:sz="2" w:space="0" w:color="E3E3E3"/>
                                            <w:left w:val="single" w:sz="2" w:space="0" w:color="E3E3E3"/>
                                            <w:bottom w:val="single" w:sz="2" w:space="0" w:color="E3E3E3"/>
                                            <w:right w:val="single" w:sz="2" w:space="0" w:color="E3E3E3"/>
                                          </w:divBdr>
                                          <w:divsChild>
                                            <w:div w:id="940336539">
                                              <w:marLeft w:val="0"/>
                                              <w:marRight w:val="0"/>
                                              <w:marTop w:val="0"/>
                                              <w:marBottom w:val="0"/>
                                              <w:divBdr>
                                                <w:top w:val="single" w:sz="2" w:space="0" w:color="E3E3E3"/>
                                                <w:left w:val="single" w:sz="2" w:space="0" w:color="E3E3E3"/>
                                                <w:bottom w:val="single" w:sz="2" w:space="0" w:color="E3E3E3"/>
                                                <w:right w:val="single" w:sz="2" w:space="0" w:color="E3E3E3"/>
                                              </w:divBdr>
                                              <w:divsChild>
                                                <w:div w:id="1857185470">
                                                  <w:marLeft w:val="0"/>
                                                  <w:marRight w:val="0"/>
                                                  <w:marTop w:val="0"/>
                                                  <w:marBottom w:val="0"/>
                                                  <w:divBdr>
                                                    <w:top w:val="single" w:sz="2" w:space="0" w:color="E3E3E3"/>
                                                    <w:left w:val="single" w:sz="2" w:space="0" w:color="E3E3E3"/>
                                                    <w:bottom w:val="single" w:sz="2" w:space="0" w:color="E3E3E3"/>
                                                    <w:right w:val="single" w:sz="2" w:space="0" w:color="E3E3E3"/>
                                                  </w:divBdr>
                                                  <w:divsChild>
                                                    <w:div w:id="457840848">
                                                      <w:marLeft w:val="0"/>
                                                      <w:marRight w:val="0"/>
                                                      <w:marTop w:val="0"/>
                                                      <w:marBottom w:val="0"/>
                                                      <w:divBdr>
                                                        <w:top w:val="single" w:sz="2" w:space="0" w:color="E3E3E3"/>
                                                        <w:left w:val="single" w:sz="2" w:space="0" w:color="E3E3E3"/>
                                                        <w:bottom w:val="single" w:sz="2" w:space="0" w:color="E3E3E3"/>
                                                        <w:right w:val="single" w:sz="2" w:space="0" w:color="E3E3E3"/>
                                                      </w:divBdr>
                                                      <w:divsChild>
                                                        <w:div w:id="16349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4805864">
          <w:marLeft w:val="0"/>
          <w:marRight w:val="0"/>
          <w:marTop w:val="0"/>
          <w:marBottom w:val="0"/>
          <w:divBdr>
            <w:top w:val="none" w:sz="0" w:space="0" w:color="auto"/>
            <w:left w:val="none" w:sz="0" w:space="0" w:color="auto"/>
            <w:bottom w:val="none" w:sz="0" w:space="0" w:color="auto"/>
            <w:right w:val="none" w:sz="0" w:space="0" w:color="auto"/>
          </w:divBdr>
        </w:div>
      </w:divsChild>
    </w:div>
    <w:div w:id="1799836435">
      <w:bodyDiv w:val="1"/>
      <w:marLeft w:val="0"/>
      <w:marRight w:val="0"/>
      <w:marTop w:val="0"/>
      <w:marBottom w:val="0"/>
      <w:divBdr>
        <w:top w:val="none" w:sz="0" w:space="0" w:color="auto"/>
        <w:left w:val="none" w:sz="0" w:space="0" w:color="auto"/>
        <w:bottom w:val="none" w:sz="0" w:space="0" w:color="auto"/>
        <w:right w:val="none" w:sz="0" w:space="0" w:color="auto"/>
      </w:divBdr>
    </w:div>
    <w:div w:id="1813594619">
      <w:bodyDiv w:val="1"/>
      <w:marLeft w:val="0"/>
      <w:marRight w:val="0"/>
      <w:marTop w:val="0"/>
      <w:marBottom w:val="0"/>
      <w:divBdr>
        <w:top w:val="none" w:sz="0" w:space="0" w:color="auto"/>
        <w:left w:val="none" w:sz="0" w:space="0" w:color="auto"/>
        <w:bottom w:val="none" w:sz="0" w:space="0" w:color="auto"/>
        <w:right w:val="none" w:sz="0" w:space="0" w:color="auto"/>
      </w:divBdr>
    </w:div>
    <w:div w:id="1882742868">
      <w:bodyDiv w:val="1"/>
      <w:marLeft w:val="0"/>
      <w:marRight w:val="0"/>
      <w:marTop w:val="0"/>
      <w:marBottom w:val="0"/>
      <w:divBdr>
        <w:top w:val="none" w:sz="0" w:space="0" w:color="auto"/>
        <w:left w:val="none" w:sz="0" w:space="0" w:color="auto"/>
        <w:bottom w:val="none" w:sz="0" w:space="0" w:color="auto"/>
        <w:right w:val="none" w:sz="0" w:space="0" w:color="auto"/>
      </w:divBdr>
    </w:div>
    <w:div w:id="1939361509">
      <w:bodyDiv w:val="1"/>
      <w:marLeft w:val="0"/>
      <w:marRight w:val="0"/>
      <w:marTop w:val="0"/>
      <w:marBottom w:val="0"/>
      <w:divBdr>
        <w:top w:val="none" w:sz="0" w:space="0" w:color="auto"/>
        <w:left w:val="none" w:sz="0" w:space="0" w:color="auto"/>
        <w:bottom w:val="none" w:sz="0" w:space="0" w:color="auto"/>
        <w:right w:val="none" w:sz="0" w:space="0" w:color="auto"/>
      </w:divBdr>
    </w:div>
    <w:div w:id="2058430331">
      <w:bodyDiv w:val="1"/>
      <w:marLeft w:val="0"/>
      <w:marRight w:val="0"/>
      <w:marTop w:val="0"/>
      <w:marBottom w:val="0"/>
      <w:divBdr>
        <w:top w:val="none" w:sz="0" w:space="0" w:color="auto"/>
        <w:left w:val="none" w:sz="0" w:space="0" w:color="auto"/>
        <w:bottom w:val="none" w:sz="0" w:space="0" w:color="auto"/>
        <w:right w:val="none" w:sz="0" w:space="0" w:color="auto"/>
      </w:divBdr>
    </w:div>
    <w:div w:id="2093038118">
      <w:bodyDiv w:val="1"/>
      <w:marLeft w:val="0"/>
      <w:marRight w:val="0"/>
      <w:marTop w:val="0"/>
      <w:marBottom w:val="0"/>
      <w:divBdr>
        <w:top w:val="none" w:sz="0" w:space="0" w:color="auto"/>
        <w:left w:val="none" w:sz="0" w:space="0" w:color="auto"/>
        <w:bottom w:val="none" w:sz="0" w:space="0" w:color="auto"/>
        <w:right w:val="none" w:sz="0" w:space="0" w:color="auto"/>
      </w:divBdr>
    </w:div>
    <w:div w:id="2129664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2017</b:Year>
    <b:BIBTEX_Entry>book</b:BIBTEX_Entry>
    <b:SourceType>Book</b:SourceType>
    <b:Title>PostgreSQL: Up and Running</b:Title>
    <b:Publisher>O'Reilly Media, Incorporated</b:Publisher>
    <b:Tag>Regina2017</b:Tag>
    <b:Author>
      <b:Author>
        <b:NameList>
          <b:Person>
            <b:Last>Regina</b:Last>
            <b:Middle>B. E.</b:Middle>
            <b:First>O.</b:First>
          </b:Person>
          <b:Person>
            <b:Last>Hsu</b:Last>
            <b:First>Leo</b:First>
          </b:Person>
        </b:NameList>
      </b:Author>
    </b:Author>
    <b:RefOrder>1</b:RefOrder>
  </b:Source>
  <b:Source>
    <b:Year>2005</b:Year>
    <b:BIBTEX_Entry>book</b:BIBTEX_Entry>
    <b:SourceType>Book</b:SourceType>
    <b:Title>Software engineering: a practitioner's approach</b:Title>
    <b:Publisher>Palgrave macmillan</b:Publisher>
    <b:Tag>pressman2005software</b:Tag>
    <b:Author>
      <b:Author>
        <b:NameList>
          <b:Person>
            <b:Last>Pressman</b:Last>
            <b:Middle>S.</b:Middle>
            <b:First>Roger</b:First>
          </b:Person>
        </b:NameList>
      </b:Author>
    </b:Author>
    <b:RefOrder>2</b:RefOrder>
  </b:Source>
  <b:Source>
    <b:Year>2010</b:Year>
    <b:BIBTEX_Entry>misc</b:BIBTEX_Entry>
    <b:SourceType>Misc</b:SourceType>
    <b:Title>Proceso de Gestión e Innovación en la Licenciatura en Educación Preescolar de la Escuela Normal No. 3 de Toluca: Estudio de Caso-Edición Única</b:Title>
    <b:Publisher>Instituto Tecnológico y de Estudios Superiores de Monterrey</b:Publisher>
    <b:Tag>perez2010proceso</b:Tag>
    <b:Author>
      <b:Author>
        <b:NameList>
          <b:Person>
            <b:Last>Pérez</b:Last>
            <b:Middle>del Rosario Bernal</b:Middle>
            <b:First>Marı́a</b:First>
          </b:Person>
        </b:NameList>
      </b:Author>
    </b:Author>
    <b:PublicationTitle>Proceso de Gestión e Innovación en la Licenciatura en Educación Preescolar de la Escuela Normal No. 3 de Toluca: Estudio de Caso-Edición Única</b:PublicationTitle>
    <b:RefOrder>3</b:RefOrder>
  </b:Source>
  <b:Source>
    <b:Year>2017</b:Year>
    <b:BIBTEX_Entry>book</b:BIBTEX_Entry>
    <b:SourceType>Book</b:SourceType>
    <b:Title>Bootstrap 4–responsive web design</b:Title>
    <b:Publisher>Packt Publishing Ltd</b:Publisher>
    <b:Tag>Moreto2017</b:Tag>
    <b:Author>
      <b:Author>
        <b:NameList>
          <b:Person>
            <b:Last>Moreto</b:Last>
            <b:First>Silvio</b:First>
          </b:Person>
          <b:Person>
            <b:Last>Lambert</b:Last>
            <b:First>Matt</b:First>
          </b:Person>
          <b:Person>
            <b:Last>Jakobus</b:Last>
            <b:First>Benjamin</b:First>
          </b:Person>
          <b:Person>
            <b:Last>Marah</b:Last>
            <b:First>Jason</b:First>
          </b:Person>
        </b:NameList>
      </b:Author>
    </b:Author>
    <b:RefOrder>4</b:RefOrder>
  </b:Source>
  <b:Source>
    <b:Year>2021</b:Year>
    <b:BIBTEX_Entry>article</b:BIBTEX_Entry>
    <b:SourceType>JournalArticle</b:SourceType>
    <b:Title>Implementación de un sistema de diagnóstico clı́nico aplicando un modelo predictivo de Machine Learning para la detección de neumonı́a en el hospital Villa Rebagliati de EsSalud, 2021</b:Title>
    <b:Publisher>Universidad Tecnológica del Perú</b:Publisher>
    <b:Tag>loyola2021implementacion</b:Tag>
    <b:Author>
      <b:Author>
        <b:NameList>
          <b:Person>
            <b:Last>Loyola Torres</b:Last>
            <b:Middle>Alberto</b:Middle>
            <b:First>Luis</b:First>
          </b:Person>
          <b:Person>
            <b:Last>Chamorro Farfan</b:Last>
            <b:Middle>Martin</b:Middle>
            <b:First>Renzo</b:First>
          </b:Person>
        </b:NameList>
      </b:Author>
    </b:Author>
    <b:RefOrder>5</b:RefOrder>
  </b:Source>
  <b:Source>
    <b:Year>2023</b:Year>
    <b:BIBTEX_Entry>article</b:BIBTEX_Entry>
    <b:SourceType>JournalArticle</b:SourceType>
    <b:Title>En qué consisten las plataformas virtuales y para qué sirven</b:Title>
    <b:Tag>Lora2023</b:Tag>
    <b:Author>
      <b:Author>
        <b:NameList>
          <b:Person>
            <b:Last>Lora</b:Last>
            <b:First>Lara</b:First>
          </b:Person>
        </b:NameList>
      </b:Author>
    </b:Author>
    <b:RefOrder>6</b:RefOrder>
  </b:Source>
  <b:Source>
    <b:Year>2018</b:Year>
    <b:BIBTEX_Entry>mastersthesis</b:BIBTEX_Entry>
    <b:SourceType>Report</b:SourceType>
    <b:Title>Incidencia del uso del repositorio de firmas digitales en la gestión de trámites institucionales de la universidad Técnica del Norte</b:Title>
    <b:Tag>lopez2018incidencia</b:Tag>
    <b:Author>
      <b:Author>
        <b:NameList>
          <b:Person>
            <b:Last>López Ruiz</b:Last>
            <b:Middle>Ramiro</b:Middle>
            <b:First>Tobı́as</b:First>
          </b:Person>
        </b:NameList>
      </b:Author>
    </b:Author>
    <b:ThesisType>Master's thesis</b:ThesisType>
    <b:RefOrder>7</b:RefOrder>
  </b:Source>
  <b:Source>
    <b:Year>2018</b:Year>
    <b:BIBTEX_Entry>article</b:BIBTEX_Entry>
    <b:SourceType>JournalArticle</b:SourceType>
    <b:Title>Estudio comparativo de metodologı́as tradicionales y ágiles para proyectos de Desarrollo de Software</b:Title>
    <b:Tag>LopezGil2018</b:Tag>
    <b:Author>
      <b:Author>
        <b:NameList>
          <b:Person>
            <b:Last>López Gil</b:Last>
            <b:First>Alba</b:First>
          </b:Person>
          <b:Person>
            <b:Last>others</b:Last>
          </b:Person>
        </b:NameList>
      </b:Author>
    </b:Author>
    <b:RefOrder>8</b:RefOrder>
  </b:Source>
  <b:Source>
    <b:Year>2018</b:Year>
    <b:BIBTEX_Entry>book</b:BIBTEX_Entry>
    <b:SourceType>Book</b:SourceType>
    <b:Title>Docker: Up &amp; Running: Shipping Reliable Containers in Production</b:Title>
    <b:Tag>KarlMatthias2018</b:Tag>
    <b:Author>
      <b:Author>
        <b:NameList>
          <b:Person>
            <b:Last>Karl Matthias</b:Last>
            <b:Middle>P. Kane</b:Middle>
            <b:First>Sean</b:First>
          </b:Person>
        </b:NameList>
      </b:Author>
      <b:Editor>
        <b:NameList>
          <b:Person>
            <b:Last>Media</b:Last>
            <b:First>O'Reilly</b:First>
          </b:Person>
        </b:NameList>
      </b:Editor>
    </b:Author>
    <b:RefOrder>9</b:RefOrder>
  </b:Source>
  <b:Source>
    <b:Year>2018</b:Year>
    <b:BIBTEX_Entry>article</b:BIBTEX_Entry>
    <b:SourceType>JournalArticle</b:SourceType>
    <b:Title>La Docencia Universitaria más allá del 2020: tendencias, retos y nuevos escenarios</b:Title>
    <b:Tag>girona2018docencia</b:Tag>
    <b:Author>
      <b:Author>
        <b:NameList>
          <b:Person>
            <b:Last>Girona</b:Last>
            <b:First>Cristina</b:First>
          </b:Person>
          <b:Person>
            <b:Last>Guàrdia</b:Last>
            <b:First>Lourdes</b:First>
          </b:Person>
          <b:Person>
            <b:Last>Mas</b:Last>
            <b:First>Xavier</b:First>
          </b:Person>
        </b:NameList>
      </b:Author>
    </b:Author>
    <b:Pages>195–226</b:Pages>
    <b:JournalName>Docencia universitaria e innovación</b:JournalName>
    <b:RefOrder>10</b:RefOrder>
  </b:Source>
  <b:Source>
    <b:Year>2018</b:Year>
    <b:BIBTEX_Entry>phdthesis</b:BIBTEX_Entry>
    <b:SourceType>Report</b:SourceType>
    <b:Title>Implementación de la metodologı́a SCRUM en un ambiente bancario</b:Title>
    <b:Tag>forero2018implementacion</b:Tag>
    <b:Author>
      <b:Author>
        <b:NameList>
          <b:Person>
            <b:Last>Forero Fernández</b:Last>
            <b:Middle>Adrián</b:Middle>
            <b:First>Freddy</b:First>
          </b:Person>
        </b:NameList>
      </b:Author>
    </b:Author>
    <b:ThesisType>Ph.D. dissertation</b:ThesisType>
    <b:RefOrder>11</b:RefOrder>
  </b:Source>
  <b:Source>
    <b:Year>2023</b:Year>
    <b:BIBTEX_Entry>article</b:BIBTEX_Entry>
    <b:SourceType>JournalArticle</b:SourceType>
    <b:Title>Qué es una plataforma digital y qué tipos existen</b:Title>
    <b:Tag>Coppola2023</b:Tag>
    <b:Publisher>HubSpot</b:Publisher>
    <b:Author>
      <b:Author>
        <b:NameList>
          <b:Person>
            <b:Last>Coppola</b:Last>
            <b:First>Maria</b:First>
          </b:Person>
        </b:NameList>
      </b:Author>
    </b:Author>
    <b:Month>January</b:Month>
    <b:RefOrder>12</b:RefOrder>
  </b:Source>
  <b:Source>
    <b:Year>2022</b:Year>
    <b:BIBTEX_Entry>article</b:BIBTEX_Entry>
    <b:SourceType>JournalArticle</b:SourceType>
    <b:Title>Aplicación de la tecnologı́a de firma digital para mejorar la gestión de trámite documental del Gobierno Regional La Libertad</b:Title>
    <b:Publisher>Universidad César Vallejo</b:Publisher>
    <b:Tag>chunga2022aplicacion</b:Tag>
    <b:Author>
      <b:Author>
        <b:NameList>
          <b:Person>
            <b:Last>Chunga Montero</b:Last>
            <b:Middle>Enrique</b:Middle>
            <b:First>Carlos</b:First>
          </b:Person>
        </b:NameList>
      </b:Author>
    </b:Author>
    <b:RefOrder>13</b:RefOrder>
  </b:Source>
  <b:Source>
    <b:Year>2020</b:Year>
    <b:BIBTEX_Entry>article</b:BIBTEX_Entry>
    <b:SourceType>JournalArticle</b:SourceType>
    <b:Title>Uso de la plataforma web Duolingo y su influencia en la competencia lee diversos tipos de textos en inglés en los estudiantes de la I.E. Ángel Francisco Alí Guillén, Arequipa, 2019</b:Title>
    <b:Tag>2020</b:Tag>
    <b:Author>
      <b:Author>
        <b:NameList>
          <b:Person>
            <b:Last>Castañeda</b:Last>
            <b:First>Arapa</b:First>
          </b:Person>
          <b:Person>
            <b:Last>Ramos</b:Last>
            <b:First>ElizabethBejar</b:First>
          </b:Person>
          <b:Person>
            <b:Last>Villanueva</b:Last>
            <b:Middle>AlejandraPinto</b:Middle>
            <b:First>Lizeth</b:First>
          </b:Person>
          <b:Person>
            <b:Last>Zoraida</b:Last>
            <b:First>Belinda</b:First>
          </b:Person>
        </b:NameList>
      </b:Author>
    </b:Author>
    <b:RefOrder>14</b:RefOrder>
  </b:Source>
  <b:Source>
    <b:Year>2018</b:Year>
    <b:Volume>26</b:Volume>
    <b:BIBTEX_Entry>article</b:BIBTEX_Entry>
    <b:SourceType>JournalArticle</b:SourceType>
    <b:Title>Método de aseguramiento de la calidad en una metodologı́a de desarrollo de software: un enfoque práctico</b:Title>
    <b:Tag>carrizo2018metodo</b:Tag>
    <b:Publisher>SciELO Chile</b:Publisher>
    <b:Author>
      <b:Author>
        <b:NameList>
          <b:Person>
            <b:Last>Carrizo</b:Last>
            <b:First>Dante</b:First>
          </b:Person>
          <b:Person>
            <b:Last>Alfaro</b:Last>
            <b:First>Andres</b:First>
          </b:Person>
        </b:NameList>
      </b:Author>
    </b:Author>
    <b:Pages>114–129</b:Pages>
    <b:JournalName>Ingeniare. Revista chilena de ingenierı́a</b:JournalName>
    <b:Number>1</b:Number>
    <b:RefOrder>15</b:RefOrder>
  </b:Source>
  <b:Source>
    <b:Year>2019</b:Year>
    <b:BIBTEX_Entry>article</b:BIBTEX_Entry>
    <b:SourceType>JournalArticle</b:SourceType>
    <b:Title>Implementación de un sistema de información web para la gestión de convocatoria de estudio de mercado en el Gobierno Regional de San Martı́n–Moyobamba, 2018</b:Title>
    <b:Publisher>Universidad Nacional de San Martı́n. Fondo Editorial</b:Publisher>
    <b:Tag>carbajal2019implementacion</b:Tag>
    <b:Author>
      <b:Author>
        <b:NameList>
          <b:Person>
            <b:Last>Carbajal Velasquez</b:Last>
            <b:First>Jannina</b:First>
          </b:Person>
        </b:NameList>
      </b:Author>
    </b:Author>
    <b:RefOrder>16</b:RefOrder>
  </b:Source>
  <b:Source>
    <b:Year>2023</b:Year>
    <b:BIBTEX_Entry>article</b:BIBTEX_Entry>
    <b:SourceType>JournalArticle</b:SourceType>
    <b:Title>La importancia de las metodologı́as ágiles en los proyectos de desarrollo de software</b:Title>
    <b:Tag>camacho2023importancia</b:Tag>
    <b:Author>
      <b:Author>
        <b:NameList>
          <b:Person>
            <b:Last>Camacho Sánchez</b:Last>
            <b:First>Natividad</b:First>
          </b:Person>
        </b:NameList>
      </b:Author>
    </b:Author>
    <b:RefOrder>17</b:RefOrder>
  </b:Source>
  <b:Source>
    <b:Year>2013</b:Year>
    <b:BIBTEX_Entry>mastersthesis</b:BIBTEX_Entry>
    <b:SourceType>Report</b:SourceType>
    <b:Title>Análisis, diseño e implementación de un aplicativo web en ambiente de pruebas que gestione la documentación empresarial con registro de firma electrónica en la empresa Banred.</b:Title>
    <b:Tag>caicedo2013analisis</b:Tag>
    <b:Author>
      <b:Author>
        <b:NameList>
          <b:Person>
            <b:Last>Caicedo López</b:Last>
            <b:Middle>Luis</b:Middle>
            <b:First>Pedro</b:First>
          </b:Person>
          <b:Person>
            <b:Last>Godoy Cevallos</b:Last>
            <b:Middle>Fernando</b:Middle>
            <b:First>Diego</b:First>
          </b:Person>
        </b:NameList>
      </b:Author>
    </b:Author>
    <b:ThesisType>B.S. thesis</b:ThesisType>
    <b:RefOrder>18</b:RefOrder>
  </b:Source>
  <b:Source>
    <b:Year>2020</b:Year>
    <b:Volume>19</b:Volume>
    <b:BIBTEX_Entry>article</b:BIBTEX_Entry>
    <b:SourceType>JournalArticle</b:SourceType>
    <b:Title>Grand challenges in model-driven engineering: an analysis of the state of the research</b:Title>
    <b:Tag>Bucchiarone2020</b:Tag>
    <b:Publisher>Springer</b:Publisher>
    <b:Author>
      <b:Author>
        <b:NameList>
          <b:Person>
            <b:Last>Bucchiarone</b:Last>
            <b:First>Antonio</b:First>
          </b:Person>
          <b:Person>
            <b:Last>Cabot</b:Last>
            <b:First>Jordi</b:First>
          </b:Person>
          <b:Person>
            <b:Last>Paige</b:Last>
            <b:Middle>F.</b:Middle>
            <b:First>Richard</b:First>
          </b:Person>
          <b:Person>
            <b:Last>Pierantonio</b:Last>
            <b:First>Alfonso</b:First>
          </b:Person>
        </b:NameList>
      </b:Author>
    </b:Author>
    <b:Pages>5–13</b:Pages>
    <b:JournalName>Software and Systems Modeling</b:JournalName>
    <b:RefOrder>19</b:RefOrder>
  </b:Source>
  <b:Source>
    <b:Year>s/f</b:Year>
    <b:BIBTEX_Entry>book</b:BIBTEX_Entry>
    <b:SourceType>Book</b:SourceType>
    <b:Title>JAVASCRIPT</b:Title>
    <b:Tag>Asensios/f</b:Tag>
    <b:Author>
      <b:Author>
        <b:NameList>
          <b:Person>
            <b:Last>Asensio</b:Last>
            <b:Middle>Menéndez-Barzanallana</b:Middle>
            <b:First>Rafael</b:First>
          </b:Person>
        </b:NameList>
      </b:Author>
      <b:Editor>
        <b:NameList>
          <b:Person>
            <b:Last>de Aplicaciones web UMU</b:Last>
            <b:First>Desarrollo</b:First>
          </b:Person>
        </b:NameList>
      </b:Editor>
    </b:Author>
    <b:RefOrder>20</b:RefOrder>
  </b:Source>
  <b:Source>
    <b:Year>2022</b:Year>
    <b:BIBTEX_Entry>article</b:BIBTEX_Entry>
    <b:SourceType>JournalArticle</b:SourceType>
    <b:Title>Aplicación web para la gestión de documentos PDF-PdfWebTools</b:Title>
    <b:Tag>slesaronak2022aplicacion</b:Tag>
    <b:Publisher>Universitat Oberta de Catalunya (UOC)</b:Publisher>
    <b:Author>
      <b:Author>
        <b:NameList>
          <b:Person>
            <b:Last>Slesaronak</b:Last>
            <b:First>Maksim</b:First>
          </b:Person>
        </b:NameList>
      </b:Author>
    </b:Author>
    <b:RefOrder>1</b:RefOrder>
  </b:Source>
  <b:Source>
    <b:Year>2015</b:Year>
    <b:BIBTEX_Entry>phdthesis</b:BIBTEX_Entry>
    <b:SourceType>Report</b:SourceType>
    <b:Title>Sistema de gestión de documentos normativos en la Administradora Boliviana de Carreteras–ABC</b:Title>
    <b:Tag>MamaniCoca2015</b:Tag>
    <b:Author>
      <b:Author>
        <b:NameList>
          <b:Person>
            <b:Last>Mamani Coca</b:Last>
            <b:Middle>Alejandro</b:Middle>
            <b:First>Sergio</b:First>
          </b:Person>
          <b:Person>
            <b:Last>Mamani</b:Last>
            <b:First>Aguilar</b:First>
          </b:Person>
        </b:NameList>
      </b:Author>
    </b:Author>
    <b:ThesisType>Ph.D. dissertation</b:ThesisType>
    <b:RefOrder>2</b:RefOrder>
  </b:Source>
  <b:Source>
    <b:Year>2016</b:Year>
    <b:BIBTEX_Entry>mastersthesis</b:BIBTEX_Entry>
    <b:SourceType>Report</b:SourceType>
    <b:Title>Aplicación web para la gestión de documentos del área administrativa de Uniandes-Babahoyo</b:Title>
    <b:Tag>JonathanEdmidio2016</b:Tag>
    <b:Author>
      <b:Author>
        <b:NameList>
          <b:Person>
            <b:Last>Jonathan Edmidio</b:Last>
            <b:Middle>Guambuguete</b:Middle>
            <b:First>Cevallos</b:First>
          </b:Person>
        </b:NameList>
      </b:Author>
    </b:Author>
    <b:ThesisType>B.S. thesis</b:ThesisType>
    <b:RefOrder>3</b:RefOrder>
  </b:Source>
  <b:Source>
    <b:Year>2022</b:Year>
    <b:BIBTEX_Entry>article</b:BIBTEX_Entry>
    <b:SourceType>JournalArticle</b:SourceType>
    <b:Title>Implementación de una aplicación web basada en inteligencia de negocios para mejorar el proceso de gestión de documentos de titulación en la Universidad Tecnológica del Perú, 2022</b:Title>
    <b:Tag>BarreraArotoma2022</b:Tag>
    <b:Publisher>Universidad Tecnológica del Perú</b:Publisher>
    <b:Author>
      <b:Author>
        <b:NameList>
          <b:Person>
            <b:Last>Barrera Arotoma</b:Last>
            <b:First>Joel</b:First>
          </b:Person>
          <b:Person>
            <b:Last>Zoila Arminda</b:Last>
            <b:Middle>Campos</b:Middle>
            <b:First>Zubieta</b:First>
          </b:Person>
        </b:NameList>
      </b:Author>
    </b:Author>
    <b:RefOrder>4</b:RefOrder>
  </b:Source>
</b:Sources>
</file>

<file path=customXml/itemProps1.xml><?xml version="1.0" encoding="utf-8"?>
<ds:datastoreItem xmlns:ds="http://schemas.openxmlformats.org/officeDocument/2006/customXml" ds:itemID="{A988488F-214A-4ADC-BBD8-D8544C72E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17929</TotalTime>
  <Pages>1</Pages>
  <Words>14596</Words>
  <Characters>80279</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Hidekair</dc:creator>
  <cp:keywords/>
  <dc:description/>
  <cp:lastModifiedBy>Hidekair</cp:lastModifiedBy>
  <cp:revision>92</cp:revision>
  <cp:lastPrinted>2024-06-11T16:14:00Z</cp:lastPrinted>
  <dcterms:created xsi:type="dcterms:W3CDTF">2024-03-19T06:06:00Z</dcterms:created>
  <dcterms:modified xsi:type="dcterms:W3CDTF">2024-09-27T02:18:00Z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2058-12.2.0.13489</vt:lpwstr>
  </property>
  <property fmtid="{D5CDD505-2E9C-101B-9397-08002B2CF9AE}" pid="3" name="ICV">
    <vt:lpwstr>72D20FC665B248A688CE7FEE5E743616_11</vt:lpwstr>
  </property>
  <property fmtid="{D5CDD505-2E9C-101B-9397-08002B2CF9AE}" pid="4" name="GrammarlyDocumentId">
    <vt:lpwstr>a46bf77bc810cda691ff46f6345efea2668b333684948b9928c7eee15313329f</vt:lpwstr>
  </property>
</Properties>
</file>